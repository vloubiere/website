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DDEC0" w14:textId="516352AC" w:rsidR="00F11F73" w:rsidRPr="00D84946" w:rsidRDefault="00244E46">
      <w:pPr>
        <w:rPr>
          <w:lang w:val="fr-FR"/>
          <w:rPrChange w:id="0" w:author="Giacomo Cavalli" w:date="2025-09-12T10:21:00Z" w16du:dateUtc="2025-09-12T08:21:00Z">
            <w:rPr>
              <w:lang w:val="en-US"/>
            </w:rPr>
          </w:rPrChange>
        </w:rPr>
      </w:pPr>
      <w:r w:rsidRPr="00D84946">
        <w:rPr>
          <w:lang w:val="fr-FR"/>
          <w:rPrChange w:id="1" w:author="Giacomo Cavalli" w:date="2025-09-12T10:21:00Z" w16du:dateUtc="2025-09-12T08:21:00Z">
            <w:rPr>
              <w:lang w:val="en-US"/>
            </w:rPr>
          </w:rPrChange>
        </w:rPr>
        <w:t>Website content</w:t>
      </w:r>
      <w:ins w:id="2" w:author="Giacomo Cavalli" w:date="2025-09-12T10:21:00Z" w16du:dateUtc="2025-09-12T08:21:00Z">
        <w:r w:rsidR="00D84946" w:rsidRPr="00D84946">
          <w:rPr>
            <w:lang w:val="fr-FR"/>
            <w:rPrChange w:id="3" w:author="Giacomo Cavalli" w:date="2025-09-12T10:21:00Z" w16du:dateUtc="2025-09-12T08:21:00Z">
              <w:rPr>
                <w:lang w:val="en-US"/>
              </w:rPr>
            </w:rPrChange>
          </w:rPr>
          <w:t xml:space="preserve"> _ https://vloubiere.github.io/website/</w:t>
        </w:r>
      </w:ins>
    </w:p>
    <w:p w14:paraId="32ABA965" w14:textId="6F94967C" w:rsidR="00244E46" w:rsidRPr="001E0812" w:rsidRDefault="009F270E">
      <w:pPr>
        <w:rPr>
          <w:lang w:val="en-US"/>
        </w:rPr>
      </w:pPr>
      <w:r w:rsidRPr="001E0812">
        <w:rPr>
          <w:lang w:val="en-US"/>
        </w:rPr>
        <w:t>______________________________________________________</w:t>
      </w:r>
    </w:p>
    <w:p w14:paraId="386B62A1" w14:textId="2FC68D01" w:rsidR="00244E46" w:rsidRPr="001E0812" w:rsidRDefault="00244E46">
      <w:pPr>
        <w:rPr>
          <w:b/>
          <w:bCs/>
          <w:lang w:val="en-US"/>
        </w:rPr>
      </w:pPr>
      <w:r w:rsidRPr="001E0812">
        <w:rPr>
          <w:b/>
          <w:bCs/>
          <w:lang w:val="en-US"/>
        </w:rPr>
        <w:t>Main page:</w:t>
      </w:r>
    </w:p>
    <w:p w14:paraId="2738E3AC" w14:textId="77777777" w:rsidR="00244E46" w:rsidRPr="001E0812" w:rsidRDefault="00244E46">
      <w:pPr>
        <w:rPr>
          <w:lang w:val="en-US"/>
        </w:rPr>
      </w:pPr>
    </w:p>
    <w:p w14:paraId="568B1D3A" w14:textId="1C9382DB" w:rsidR="00244E46" w:rsidRDefault="00244E46">
      <w:pPr>
        <w:rPr>
          <w:lang w:val="en-US"/>
        </w:rPr>
      </w:pPr>
      <w:r>
        <w:rPr>
          <w:lang w:val="en-US"/>
        </w:rPr>
        <w:t>Ca</w:t>
      </w:r>
      <w:r w:rsidR="009F270E">
        <w:rPr>
          <w:lang w:val="en-US"/>
        </w:rPr>
        <w:t>valli lab</w:t>
      </w:r>
    </w:p>
    <w:p w14:paraId="1370B34E" w14:textId="628C9985" w:rsidR="009F270E" w:rsidRDefault="009F270E">
      <w:pPr>
        <w:rPr>
          <w:lang w:val="en-US"/>
        </w:rPr>
      </w:pPr>
      <w:r>
        <w:rPr>
          <w:lang w:val="en-US"/>
        </w:rPr>
        <w:t>Epigenetic memory in development and cancer</w:t>
      </w:r>
    </w:p>
    <w:p w14:paraId="2D207E5C" w14:textId="77777777" w:rsidR="009F270E" w:rsidRDefault="009F270E">
      <w:pPr>
        <w:rPr>
          <w:lang w:val="en-US"/>
        </w:rPr>
      </w:pPr>
    </w:p>
    <w:p w14:paraId="5622D9A4" w14:textId="7C6E24F8" w:rsidR="009F270E" w:rsidRDefault="009F270E">
      <w:pPr>
        <w:rPr>
          <w:lang w:val="en-US"/>
        </w:rPr>
      </w:pPr>
      <w:r>
        <w:rPr>
          <w:lang w:val="en-US"/>
        </w:rPr>
        <w:t>Research</w:t>
      </w:r>
    </w:p>
    <w:p w14:paraId="2F88C8D5" w14:textId="6DDB59AE" w:rsidR="009F270E" w:rsidRDefault="001E0812" w:rsidP="009F270E">
      <w:pPr>
        <w:rPr>
          <w:lang w:val="en-US"/>
        </w:rPr>
      </w:pPr>
      <w:ins w:id="4" w:author="Giacomo Cavalli" w:date="2025-09-23T09:39:00Z" w16du:dateUtc="2025-09-23T07:39:00Z">
        <w:r>
          <w:rPr>
            <w:lang w:val="en-US"/>
          </w:rPr>
          <w:t>O</w:t>
        </w:r>
        <w:del w:id="5" w:author="Loubiere,Vincent" w:date="2025-09-24T08:47:00Z" w16du:dateUtc="2025-09-24T06:47:00Z">
          <w:r w:rsidDel="00846A08">
            <w:rPr>
              <w:lang w:val="en-US"/>
            </w:rPr>
            <w:delText>r</w:delText>
          </w:r>
        </w:del>
        <w:r>
          <w:rPr>
            <w:lang w:val="en-US"/>
          </w:rPr>
          <w:t>u</w:t>
        </w:r>
      </w:ins>
      <w:ins w:id="6" w:author="Loubiere,Vincent" w:date="2025-09-24T08:47:00Z" w16du:dateUtc="2025-09-24T06:47:00Z">
        <w:r w:rsidR="00846A08">
          <w:rPr>
            <w:lang w:val="en-US"/>
          </w:rPr>
          <w:t>r</w:t>
        </w:r>
      </w:ins>
      <w:ins w:id="7" w:author="Giacomo Cavalli" w:date="2025-09-23T09:39:00Z" w16du:dateUtc="2025-09-23T07:39:00Z">
        <w:r>
          <w:rPr>
            <w:lang w:val="en-US"/>
          </w:rPr>
          <w:t xml:space="preserve"> research aims at understanding</w:t>
        </w:r>
      </w:ins>
      <w:ins w:id="8" w:author="Giacomo Cavalli" w:date="2025-09-23T09:40:00Z" w16du:dateUtc="2025-09-23T07:40:00Z">
        <w:r>
          <w:rPr>
            <w:lang w:val="en-US"/>
          </w:rPr>
          <w:t xml:space="preserve"> epigenetic inheritance, namely</w:t>
        </w:r>
      </w:ins>
      <w:ins w:id="9" w:author="Giacomo Cavalli" w:date="2025-09-23T09:39:00Z" w16du:dateUtc="2025-09-23T07:39:00Z">
        <w:r>
          <w:rPr>
            <w:lang w:val="en-US"/>
          </w:rPr>
          <w:t xml:space="preserve"> the information that is contained</w:t>
        </w:r>
      </w:ins>
      <w:ins w:id="10" w:author="Giacomo Cavalli" w:date="2025-09-23T09:41:00Z" w16du:dateUtc="2025-09-23T07:41:00Z">
        <w:r>
          <w:rPr>
            <w:lang w:val="en-US"/>
          </w:rPr>
          <w:t xml:space="preserve"> in our chromosomes</w:t>
        </w:r>
      </w:ins>
      <w:ins w:id="11" w:author="Giacomo Cavalli" w:date="2025-09-23T09:39:00Z" w16du:dateUtc="2025-09-23T07:39:00Z">
        <w:r>
          <w:rPr>
            <w:lang w:val="en-US"/>
          </w:rPr>
          <w:t xml:space="preserve"> and transm</w:t>
        </w:r>
      </w:ins>
      <w:ins w:id="12" w:author="Giacomo Cavalli" w:date="2025-09-23T09:40:00Z" w16du:dateUtc="2025-09-23T07:40:00Z">
        <w:r>
          <w:rPr>
            <w:lang w:val="en-US"/>
          </w:rPr>
          <w:t>itted to daughter cells and</w:t>
        </w:r>
      </w:ins>
      <w:ins w:id="13" w:author="Giacomo Cavalli" w:date="2025-09-23T09:41:00Z" w16du:dateUtc="2025-09-23T07:41:00Z">
        <w:r>
          <w:rPr>
            <w:lang w:val="en-US"/>
          </w:rPr>
          <w:t xml:space="preserve"> to</w:t>
        </w:r>
      </w:ins>
      <w:ins w:id="14" w:author="Giacomo Cavalli" w:date="2025-09-23T09:40:00Z" w16du:dateUtc="2025-09-23T07:40:00Z">
        <w:r>
          <w:rPr>
            <w:lang w:val="en-US"/>
          </w:rPr>
          <w:t xml:space="preserve"> future generations beyond the sequence of DNA. </w:t>
        </w:r>
      </w:ins>
      <w:r w:rsidR="009F270E" w:rsidRPr="009F270E">
        <w:rPr>
          <w:lang w:val="en-US"/>
        </w:rPr>
        <w:t>We employ a wide range of molecular and in vivo approaches — single-cell omics, super-resolution microscopy, CRISPR editing, genomics, and physical modeling — to uncover how the 3D epigenome</w:t>
      </w:r>
      <w:ins w:id="15" w:author="Giacomo Cavalli" w:date="2025-09-23T09:38:00Z" w16du:dateUtc="2025-09-23T07:38:00Z">
        <w:r>
          <w:rPr>
            <w:lang w:val="en-US"/>
          </w:rPr>
          <w:t xml:space="preserve"> in general and Polycomb proteins in particular can</w:t>
        </w:r>
      </w:ins>
      <w:r w:rsidR="009F270E" w:rsidRPr="009F270E">
        <w:rPr>
          <w:lang w:val="en-US"/>
        </w:rPr>
        <w:t xml:space="preserve"> establish</w:t>
      </w:r>
      <w:del w:id="16" w:author="Giacomo Cavalli" w:date="2025-09-23T09:38:00Z" w16du:dateUtc="2025-09-23T07:38:00Z">
        <w:r w:rsidR="009F270E" w:rsidRPr="009F270E" w:rsidDel="001E0812">
          <w:rPr>
            <w:lang w:val="en-US"/>
          </w:rPr>
          <w:delText>es</w:delText>
        </w:r>
      </w:del>
      <w:r w:rsidR="009F270E" w:rsidRPr="009F270E">
        <w:rPr>
          <w:lang w:val="en-US"/>
        </w:rPr>
        <w:t xml:space="preserve"> and maintain</w:t>
      </w:r>
      <w:del w:id="17" w:author="Giacomo Cavalli" w:date="2025-09-23T09:38:00Z" w16du:dateUtc="2025-09-23T07:38:00Z">
        <w:r w:rsidR="009F270E" w:rsidRPr="009F270E" w:rsidDel="001E0812">
          <w:rPr>
            <w:lang w:val="en-US"/>
          </w:rPr>
          <w:delText>s</w:delText>
        </w:r>
      </w:del>
      <w:r w:rsidR="009F270E" w:rsidRPr="009F270E">
        <w:rPr>
          <w:lang w:val="en-US"/>
        </w:rPr>
        <w:t xml:space="preserve"> transcriptional programs in development and disease. Our main research topics include:</w:t>
      </w:r>
    </w:p>
    <w:p w14:paraId="1B460D39" w14:textId="77777777" w:rsidR="009F270E" w:rsidRDefault="009F270E" w:rsidP="009F270E">
      <w:pPr>
        <w:pStyle w:val="ListParagraph"/>
        <w:numPr>
          <w:ilvl w:val="0"/>
          <w:numId w:val="1"/>
        </w:numPr>
        <w:rPr>
          <w:lang w:val="en-US"/>
        </w:rPr>
      </w:pPr>
      <w:r w:rsidRPr="009F270E">
        <w:rPr>
          <w:lang w:val="en-US"/>
        </w:rPr>
        <w:t>3D organization and function of the genome</w:t>
      </w:r>
    </w:p>
    <w:p w14:paraId="2BFD38F5" w14:textId="3E4BE9BB" w:rsidR="009F270E" w:rsidRDefault="007611B3" w:rsidP="009F270E">
      <w:pPr>
        <w:pStyle w:val="ListParagraph"/>
        <w:numPr>
          <w:ilvl w:val="0"/>
          <w:numId w:val="1"/>
        </w:numPr>
        <w:rPr>
          <w:lang w:val="en-US"/>
        </w:rPr>
      </w:pPr>
      <w:ins w:id="18" w:author="Giacomo Cavalli" w:date="2025-09-23T16:35:00Z" w16du:dateUtc="2025-09-23T14:35:00Z">
        <w:r w:rsidRPr="009F270E">
          <w:rPr>
            <w:lang w:val="en-US"/>
          </w:rPr>
          <w:t>Role of Polycomb Group Proteins</w:t>
        </w:r>
        <w:r>
          <w:rPr>
            <w:lang w:val="en-US"/>
          </w:rPr>
          <w:t xml:space="preserve"> in Genome Regulation</w:t>
        </w:r>
        <w:r w:rsidRPr="009F270E">
          <w:rPr>
            <w:lang w:val="en-US"/>
          </w:rPr>
          <w:t xml:space="preserve"> </w:t>
        </w:r>
      </w:ins>
      <w:del w:id="19" w:author="Giacomo Cavalli" w:date="2025-09-23T16:35:00Z" w16du:dateUtc="2025-09-23T14:35:00Z">
        <w:r w:rsidR="009F270E" w:rsidRPr="009F270E" w:rsidDel="007611B3">
          <w:rPr>
            <w:lang w:val="en-US"/>
          </w:rPr>
          <w:delText xml:space="preserve">Epigenetic inheritance </w:delText>
        </w:r>
      </w:del>
      <w:del w:id="20" w:author="Giacomo Cavalli" w:date="2025-09-23T16:34:00Z" w16du:dateUtc="2025-09-23T14:34:00Z">
        <w:r w:rsidR="009F270E" w:rsidRPr="009F270E" w:rsidDel="007611B3">
          <w:rPr>
            <w:lang w:val="en-US"/>
          </w:rPr>
          <w:delText>of alternative chromatin states</w:delText>
        </w:r>
      </w:del>
    </w:p>
    <w:p w14:paraId="044A90E1" w14:textId="51DFBFFE" w:rsidR="009F270E" w:rsidRDefault="007611B3" w:rsidP="009F270E">
      <w:pPr>
        <w:pStyle w:val="ListParagraph"/>
        <w:numPr>
          <w:ilvl w:val="0"/>
          <w:numId w:val="1"/>
        </w:numPr>
        <w:rPr>
          <w:lang w:val="en-US"/>
        </w:rPr>
      </w:pPr>
      <w:ins w:id="21" w:author="Giacomo Cavalli" w:date="2025-09-23T16:35:00Z" w16du:dateUtc="2025-09-23T14:35:00Z">
        <w:r w:rsidRPr="009F270E">
          <w:rPr>
            <w:lang w:val="en-US"/>
          </w:rPr>
          <w:t>Epigenetic inheritance in development and cancer</w:t>
        </w:r>
      </w:ins>
      <w:del w:id="22" w:author="Giacomo Cavalli" w:date="2025-09-23T16:35:00Z" w16du:dateUtc="2025-09-23T14:35:00Z">
        <w:r w:rsidR="009F270E" w:rsidRPr="009F270E" w:rsidDel="007611B3">
          <w:rPr>
            <w:lang w:val="en-US"/>
          </w:rPr>
          <w:delText xml:space="preserve">Role of Polycomb Group Proteins </w:delText>
        </w:r>
      </w:del>
      <w:del w:id="23" w:author="Giacomo Cavalli" w:date="2025-09-23T16:34:00Z" w16du:dateUtc="2025-09-23T14:34:00Z">
        <w:r w:rsidR="009F270E" w:rsidRPr="009F270E" w:rsidDel="007611B3">
          <w:rPr>
            <w:lang w:val="en-US"/>
          </w:rPr>
          <w:delText>in development and cancer</w:delText>
        </w:r>
      </w:del>
    </w:p>
    <w:p w14:paraId="542C3A1E" w14:textId="24770013" w:rsidR="009F270E" w:rsidRDefault="009F270E" w:rsidP="009F270E">
      <w:pPr>
        <w:pStyle w:val="ListParagraph"/>
        <w:numPr>
          <w:ilvl w:val="0"/>
          <w:numId w:val="1"/>
        </w:numPr>
        <w:rPr>
          <w:lang w:val="en-US"/>
        </w:rPr>
      </w:pPr>
      <w:r w:rsidRPr="009F270E">
        <w:rPr>
          <w:lang w:val="en-US"/>
        </w:rPr>
        <w:t>Methods used in our lab</w:t>
      </w:r>
    </w:p>
    <w:p w14:paraId="37E03379" w14:textId="77777777" w:rsidR="009F270E" w:rsidRDefault="009F270E" w:rsidP="009F270E">
      <w:pPr>
        <w:rPr>
          <w:lang w:val="en-US"/>
        </w:rPr>
      </w:pPr>
    </w:p>
    <w:p w14:paraId="449876C2" w14:textId="0B16136B" w:rsidR="009F270E" w:rsidRDefault="009F270E" w:rsidP="009F270E">
      <w:pPr>
        <w:rPr>
          <w:lang w:val="en-US"/>
        </w:rPr>
      </w:pPr>
      <w:r>
        <w:rPr>
          <w:lang w:val="en-US"/>
        </w:rPr>
        <w:t>News</w:t>
      </w:r>
    </w:p>
    <w:p w14:paraId="68D95BF4" w14:textId="41B910D3" w:rsidR="009F270E" w:rsidRDefault="009F270E" w:rsidP="009F270E">
      <w:pPr>
        <w:rPr>
          <w:lang w:val="en-US"/>
        </w:rPr>
      </w:pPr>
      <w:r>
        <w:rPr>
          <w:lang w:val="en-US"/>
        </w:rPr>
        <w:t>Publications</w:t>
      </w:r>
    </w:p>
    <w:p w14:paraId="3CD656BC" w14:textId="4D49E928" w:rsidR="009F270E" w:rsidRDefault="009F270E" w:rsidP="009F270E">
      <w:pPr>
        <w:rPr>
          <w:lang w:val="en-US"/>
        </w:rPr>
      </w:pPr>
      <w:r>
        <w:rPr>
          <w:lang w:val="en-US"/>
        </w:rPr>
        <w:t>Meet the team (button)</w:t>
      </w:r>
    </w:p>
    <w:p w14:paraId="2689F310" w14:textId="27828072" w:rsidR="009F270E" w:rsidRDefault="009F270E" w:rsidP="009F270E">
      <w:pPr>
        <w:rPr>
          <w:lang w:val="en-US"/>
        </w:rPr>
      </w:pPr>
      <w:r>
        <w:rPr>
          <w:lang w:val="en-US"/>
        </w:rPr>
        <w:t>Open position (button)</w:t>
      </w:r>
    </w:p>
    <w:p w14:paraId="400014FB" w14:textId="77777777" w:rsidR="009F270E" w:rsidRDefault="009F270E" w:rsidP="009F270E">
      <w:pPr>
        <w:rPr>
          <w:lang w:val="en-US"/>
        </w:rPr>
      </w:pPr>
    </w:p>
    <w:p w14:paraId="4F05A60E" w14:textId="38201A6D" w:rsidR="009F270E" w:rsidRDefault="009F270E" w:rsidP="009F270E">
      <w:pPr>
        <w:rPr>
          <w:lang w:val="en-US"/>
        </w:rPr>
      </w:pPr>
      <w:r>
        <w:rPr>
          <w:lang w:val="en-US"/>
        </w:rPr>
        <w:t>______________________________________________________</w:t>
      </w:r>
    </w:p>
    <w:p w14:paraId="35706063" w14:textId="7192C9C6" w:rsidR="009F270E" w:rsidRDefault="009F270E" w:rsidP="009F270E">
      <w:pPr>
        <w:rPr>
          <w:b/>
          <w:bCs/>
          <w:lang w:val="en-US"/>
        </w:rPr>
      </w:pPr>
      <w:r w:rsidRPr="009F270E">
        <w:rPr>
          <w:b/>
          <w:bCs/>
          <w:lang w:val="en-US"/>
        </w:rPr>
        <w:t>Resear</w:t>
      </w:r>
      <w:r>
        <w:rPr>
          <w:b/>
          <w:bCs/>
          <w:lang w:val="en-US"/>
        </w:rPr>
        <w:t>c</w:t>
      </w:r>
      <w:r w:rsidRPr="009F270E">
        <w:rPr>
          <w:b/>
          <w:bCs/>
          <w:lang w:val="en-US"/>
        </w:rPr>
        <w:t>h</w:t>
      </w:r>
      <w:r>
        <w:rPr>
          <w:b/>
          <w:bCs/>
          <w:lang w:val="en-US"/>
        </w:rPr>
        <w:t xml:space="preserve"> page</w:t>
      </w:r>
      <w:r w:rsidRPr="009F270E">
        <w:rPr>
          <w:b/>
          <w:bCs/>
          <w:lang w:val="en-US"/>
        </w:rPr>
        <w:t>:</w:t>
      </w:r>
    </w:p>
    <w:p w14:paraId="3BD2BBCF" w14:textId="77777777" w:rsidR="009F270E" w:rsidRDefault="009F270E" w:rsidP="009F270E">
      <w:pPr>
        <w:rPr>
          <w:b/>
          <w:bCs/>
          <w:lang w:val="en-US"/>
        </w:rPr>
      </w:pPr>
    </w:p>
    <w:p w14:paraId="1B373355" w14:textId="77777777" w:rsidR="009F270E" w:rsidRPr="009F270E" w:rsidRDefault="009F270E" w:rsidP="009F270E">
      <w:pPr>
        <w:rPr>
          <w:u w:val="single"/>
          <w:lang w:val="en-US"/>
        </w:rPr>
      </w:pPr>
      <w:r w:rsidRPr="009F270E">
        <w:rPr>
          <w:u w:val="single"/>
          <w:lang w:val="en-US"/>
        </w:rPr>
        <w:t>3D organization and function of the genome</w:t>
      </w:r>
    </w:p>
    <w:p w14:paraId="2FB90811" w14:textId="43A0A8BA" w:rsidR="009F270E" w:rsidRPr="009F270E" w:rsidRDefault="009F270E" w:rsidP="009F270E">
      <w:pPr>
        <w:rPr>
          <w:lang w:val="en-US"/>
        </w:rPr>
      </w:pPr>
      <w:r w:rsidRPr="009F270E">
        <w:rPr>
          <w:lang w:val="en-US"/>
        </w:rPr>
        <w:t xml:space="preserve">The information stored in our genome is intertwined with its function, such that, when cells are submitted to specific sets of conditions, they may pass on to their progeny their functional state. Since DNA has been identified as a critical carrier of genetic information and since the same DNA can correspond to alternative, heritable functional states in certain cases, this transmission of cellular memory has been dubbed epigenetic inheritance. In the most spectacular way, this extends to inheritance of a phenotypic trait into subsequent generation, a phenomenon for which Conrad H. Waddington provided evidence </w:t>
      </w:r>
      <w:del w:id="24" w:author="Giacomo Cavalli" w:date="2025-09-23T09:43:00Z" w16du:dateUtc="2025-09-23T07:43:00Z">
        <w:r w:rsidRPr="009F270E" w:rsidDel="001E0812">
          <w:rPr>
            <w:lang w:val="en-US"/>
          </w:rPr>
          <w:delText xml:space="preserve">some </w:delText>
        </w:r>
      </w:del>
      <w:ins w:id="25" w:author="Giacomo Cavalli" w:date="2025-09-23T09:43:00Z" w16du:dateUtc="2025-09-23T07:43:00Z">
        <w:r w:rsidR="001E0812">
          <w:rPr>
            <w:lang w:val="en-US"/>
          </w:rPr>
          <w:t>more than</w:t>
        </w:r>
        <w:r w:rsidR="001E0812" w:rsidRPr="009F270E">
          <w:rPr>
            <w:lang w:val="en-US"/>
          </w:rPr>
          <w:t xml:space="preserve"> </w:t>
        </w:r>
      </w:ins>
      <w:del w:id="26" w:author="Giacomo Cavalli" w:date="2025-09-23T09:42:00Z" w16du:dateUtc="2025-09-23T07:42:00Z">
        <w:r w:rsidRPr="009F270E" w:rsidDel="001E0812">
          <w:rPr>
            <w:lang w:val="en-US"/>
          </w:rPr>
          <w:delText xml:space="preserve">sixty </w:delText>
        </w:r>
      </w:del>
      <w:ins w:id="27" w:author="Giacomo Cavalli" w:date="2025-09-23T09:43:00Z" w16du:dateUtc="2025-09-23T07:43:00Z">
        <w:r w:rsidR="001E0812">
          <w:rPr>
            <w:lang w:val="en-US"/>
          </w:rPr>
          <w:t>seventy</w:t>
        </w:r>
      </w:ins>
      <w:ins w:id="28" w:author="Giacomo Cavalli" w:date="2025-09-23T09:42:00Z" w16du:dateUtc="2025-09-23T07:42:00Z">
        <w:r w:rsidR="001E0812" w:rsidRPr="009F270E">
          <w:rPr>
            <w:lang w:val="en-US"/>
          </w:rPr>
          <w:t xml:space="preserve"> </w:t>
        </w:r>
      </w:ins>
      <w:r w:rsidRPr="009F270E">
        <w:rPr>
          <w:lang w:val="en-US"/>
        </w:rPr>
        <w:t>years ago and which is well documented in plants. However, to which extent epigenetic inheritance operates in animals is hotly debated. Chromatin and its higher</w:t>
      </w:r>
      <w:r w:rsidRPr="009F270E">
        <w:rPr>
          <w:rFonts w:ascii="Cambria Math" w:hAnsi="Cambria Math" w:cs="Cambria Math"/>
          <w:lang w:val="en-US"/>
        </w:rPr>
        <w:t>‑</w:t>
      </w:r>
      <w:r w:rsidRPr="009F270E">
        <w:rPr>
          <w:lang w:val="en-US"/>
        </w:rPr>
        <w:t>order organization are epigenetic components that play an essential role in genome regulation. Both the DNA molecule and the nucleosomal histones can be extensively modified in a way that impinges on gene expression and may be inherited as well as erased upon specific regulatory cues. Furthermore, chromatin fibers can be folded into yet higher</w:t>
      </w:r>
      <w:r w:rsidRPr="009F270E">
        <w:rPr>
          <w:rFonts w:ascii="Cambria Math" w:hAnsi="Cambria Math" w:cs="Cambria Math"/>
          <w:lang w:val="en-US"/>
        </w:rPr>
        <w:t>‑</w:t>
      </w:r>
      <w:r w:rsidRPr="009F270E">
        <w:rPr>
          <w:lang w:val="en-US"/>
        </w:rPr>
        <w:t>order structures and chromosomes are confined in discrete “territories”.</w:t>
      </w:r>
    </w:p>
    <w:p w14:paraId="68774087" w14:textId="77777777" w:rsidR="009F270E" w:rsidRPr="009F270E" w:rsidRDefault="009F270E" w:rsidP="009F270E">
      <w:pPr>
        <w:rPr>
          <w:lang w:val="en-US"/>
        </w:rPr>
      </w:pPr>
    </w:p>
    <w:p w14:paraId="41F35867" w14:textId="5ACD6607" w:rsidR="009F270E" w:rsidRPr="009F270E" w:rsidRDefault="009F270E" w:rsidP="009F270E">
      <w:pPr>
        <w:rPr>
          <w:lang w:val="en-US"/>
        </w:rPr>
      </w:pPr>
      <w:r w:rsidRPr="009F270E">
        <w:rPr>
          <w:lang w:val="en-US"/>
        </w:rPr>
        <w:t xml:space="preserve">We and others have discovered that metazoan chromosomes share a modular organization of their chromatin in structures called “Physical domains” or </w:t>
      </w:r>
      <w:r w:rsidRPr="009F270E">
        <w:rPr>
          <w:lang w:val="en-US"/>
        </w:rPr>
        <w:lastRenderedPageBreak/>
        <w:t>“Topologically Associating Domains” (TADs). TADs can be defined as linear units of chromatin that fold as discrete three</w:t>
      </w:r>
      <w:r w:rsidRPr="009F270E">
        <w:rPr>
          <w:rFonts w:ascii="Cambria Math" w:hAnsi="Cambria Math" w:cs="Cambria Math"/>
          <w:lang w:val="en-US"/>
        </w:rPr>
        <w:t>‑</w:t>
      </w:r>
      <w:r w:rsidRPr="009F270E">
        <w:rPr>
          <w:lang w:val="en-US"/>
        </w:rPr>
        <w:t>dimensional (3D) structures tending to favor internal, rather than external, chromatin interactions. TADs are delimited by boundaries, which contain housekeeping genes and insulator sites. They are detected by methods such as Hi</w:t>
      </w:r>
      <w:r w:rsidRPr="009F270E">
        <w:rPr>
          <w:rFonts w:ascii="Cambria Math" w:hAnsi="Cambria Math" w:cs="Cambria Math"/>
          <w:lang w:val="en-US"/>
        </w:rPr>
        <w:t>‑</w:t>
      </w:r>
      <w:r w:rsidRPr="009F270E">
        <w:rPr>
          <w:lang w:val="en-US"/>
        </w:rPr>
        <w:t>C, which allows genome</w:t>
      </w:r>
      <w:r w:rsidRPr="009F270E">
        <w:rPr>
          <w:rFonts w:ascii="Cambria Math" w:hAnsi="Cambria Math" w:cs="Cambria Math"/>
          <w:lang w:val="en-US"/>
        </w:rPr>
        <w:t>‑</w:t>
      </w:r>
      <w:r w:rsidRPr="009F270E">
        <w:rPr>
          <w:lang w:val="en-US"/>
        </w:rPr>
        <w:t>wide identification of chromatin contacts, and they correspond to Chromosomal Domains (CDs), previously identified by microscopy. The investigation of chromatin landscapes in metazoa through genome</w:t>
      </w:r>
      <w:r w:rsidRPr="009F270E">
        <w:rPr>
          <w:rFonts w:ascii="Cambria Math" w:hAnsi="Cambria Math" w:cs="Cambria Math"/>
          <w:lang w:val="en-US"/>
        </w:rPr>
        <w:t>‑</w:t>
      </w:r>
      <w:r w:rsidRPr="009F270E">
        <w:rPr>
          <w:lang w:val="en-US"/>
        </w:rPr>
        <w:t>wide association studies proved to be a fruitful approach. Theoretically, a huge number of chromatin types based on different combinations of chromatin</w:t>
      </w:r>
      <w:r w:rsidRPr="009F270E">
        <w:rPr>
          <w:rFonts w:ascii="Cambria Math" w:hAnsi="Cambria Math" w:cs="Cambria Math"/>
          <w:lang w:val="en-US"/>
        </w:rPr>
        <w:t>‑</w:t>
      </w:r>
      <w:r w:rsidRPr="009F270E">
        <w:rPr>
          <w:lang w:val="en-US"/>
        </w:rPr>
        <w:t xml:space="preserve">associated marks would be possible but, in fact, every report basically recapitulated the presence of an active chromatin environment, </w:t>
      </w:r>
      <w:del w:id="29" w:author="Giacomo Cavalli" w:date="2025-09-23T09:45:00Z" w16du:dateUtc="2025-09-23T07:45:00Z">
        <w:r w:rsidRPr="009F270E" w:rsidDel="001E0812">
          <w:rPr>
            <w:lang w:val="en-US"/>
          </w:rPr>
          <w:delText xml:space="preserve">sometimes </w:delText>
        </w:r>
      </w:del>
      <w:ins w:id="30" w:author="Giacomo Cavalli" w:date="2025-09-23T09:45:00Z" w16du:dateUtc="2025-09-23T07:45:00Z">
        <w:r w:rsidR="001E0812">
          <w:rPr>
            <w:lang w:val="en-US"/>
          </w:rPr>
          <w:t>that can be</w:t>
        </w:r>
        <w:r w:rsidR="001E0812" w:rsidRPr="009F270E">
          <w:rPr>
            <w:lang w:val="en-US"/>
          </w:rPr>
          <w:t xml:space="preserve"> </w:t>
        </w:r>
      </w:ins>
      <w:r w:rsidRPr="009F270E">
        <w:rPr>
          <w:lang w:val="en-US"/>
        </w:rPr>
        <w:t>further subdivided</w:t>
      </w:r>
      <w:ins w:id="31" w:author="Giacomo Cavalli" w:date="2025-09-23T09:46:00Z" w16du:dateUtc="2025-09-23T07:46:00Z">
        <w:r w:rsidR="001E0812">
          <w:rPr>
            <w:lang w:val="en-US"/>
          </w:rPr>
          <w:t xml:space="preserve"> because of specific differences between gene promoters, coding regions and distal regulatory elements (enhancers)</w:t>
        </w:r>
      </w:ins>
      <w:r w:rsidRPr="009F270E">
        <w:rPr>
          <w:lang w:val="en-US"/>
        </w:rPr>
        <w:t>, and of three major types of repressive chromatin: a Polycomb</w:t>
      </w:r>
      <w:r w:rsidRPr="009F270E">
        <w:rPr>
          <w:rFonts w:ascii="Cambria Math" w:hAnsi="Cambria Math" w:cs="Cambria Math"/>
          <w:lang w:val="en-US"/>
        </w:rPr>
        <w:t>‑</w:t>
      </w:r>
      <w:r w:rsidRPr="009F270E">
        <w:rPr>
          <w:lang w:val="en-US"/>
        </w:rPr>
        <w:t xml:space="preserve">repressed environment, </w:t>
      </w:r>
      <w:del w:id="32" w:author="Giacomo Cavalli" w:date="2025-09-23T09:47:00Z" w16du:dateUtc="2025-09-23T07:47:00Z">
        <w:r w:rsidRPr="009F270E" w:rsidDel="001E0812">
          <w:rPr>
            <w:lang w:val="en-US"/>
          </w:rPr>
          <w:delText xml:space="preserve">a null environment and </w:delText>
        </w:r>
      </w:del>
      <w:r w:rsidRPr="009F270E">
        <w:rPr>
          <w:lang w:val="en-US"/>
        </w:rPr>
        <w:t>a heterochromatic environment</w:t>
      </w:r>
      <w:ins w:id="33" w:author="Giacomo Cavalli" w:date="2025-09-23T09:47:00Z" w16du:dateUtc="2025-09-23T07:47:00Z">
        <w:r w:rsidR="001E0812">
          <w:rPr>
            <w:lang w:val="en-US"/>
          </w:rPr>
          <w:t xml:space="preserve"> and a so-called </w:t>
        </w:r>
        <w:del w:id="34" w:author="Loubiere,Vincent" w:date="2025-09-24T08:55:00Z" w16du:dateUtc="2025-09-24T06:55:00Z">
          <w:r w:rsidR="001E0812" w:rsidRPr="009F270E" w:rsidDel="00666E36">
            <w:rPr>
              <w:lang w:val="en-US"/>
            </w:rPr>
            <w:delText xml:space="preserve">a </w:delText>
          </w:r>
        </w:del>
        <w:r w:rsidR="001E0812" w:rsidRPr="009F270E">
          <w:rPr>
            <w:lang w:val="en-US"/>
          </w:rPr>
          <w:t xml:space="preserve">null environment </w:t>
        </w:r>
        <w:r w:rsidR="001E0812">
          <w:rPr>
            <w:lang w:val="en-US"/>
          </w:rPr>
          <w:t xml:space="preserve">that is repressed without strong active </w:t>
        </w:r>
      </w:ins>
      <w:ins w:id="35" w:author="Giacomo Cavalli" w:date="2025-09-23T09:48:00Z" w16du:dateUtc="2025-09-23T07:48:00Z">
        <w:r w:rsidR="001E0812">
          <w:rPr>
            <w:lang w:val="en-US"/>
          </w:rPr>
          <w:t xml:space="preserve">silencing </w:t>
        </w:r>
      </w:ins>
      <w:ins w:id="36" w:author="Giacomo Cavalli" w:date="2025-09-23T09:47:00Z" w16du:dateUtc="2025-09-23T07:47:00Z">
        <w:r w:rsidR="001E0812">
          <w:rPr>
            <w:lang w:val="en-US"/>
          </w:rPr>
          <w:t>mechanisms</w:t>
        </w:r>
      </w:ins>
      <w:r w:rsidRPr="009F270E">
        <w:rPr>
          <w:lang w:val="en-US"/>
        </w:rPr>
        <w:t>. Strikingly, TADs were found to overlap with linear chromatin domains, indicating that epigenomic labeling of chromosome domains is intimately linked to their 3D folding.</w:t>
      </w:r>
    </w:p>
    <w:p w14:paraId="2F934DB2" w14:textId="77777777" w:rsidR="009F270E" w:rsidRPr="009F270E" w:rsidRDefault="009F270E" w:rsidP="009F270E">
      <w:pPr>
        <w:rPr>
          <w:lang w:val="en-US"/>
        </w:rPr>
      </w:pPr>
    </w:p>
    <w:p w14:paraId="0D1DD882" w14:textId="41187D2E" w:rsidR="009F270E" w:rsidRDefault="009F270E" w:rsidP="009F270E">
      <w:pPr>
        <w:rPr>
          <w:lang w:val="en-US"/>
        </w:rPr>
      </w:pPr>
      <w:r w:rsidRPr="009F270E">
        <w:rPr>
          <w:lang w:val="en-US"/>
        </w:rPr>
        <w:t xml:space="preserve">We are trying to understand the principles governing 3D folding of the genome, from establishment of chromatin loops to the generation of chromosome domains, compartments, territories and the establishment of interchromosomal interactions. We use </w:t>
      </w:r>
      <w:r w:rsidRPr="0057236E">
        <w:rPr>
          <w:i/>
          <w:iCs/>
          <w:lang w:val="en-US"/>
          <w:rPrChange w:id="37" w:author="Giacomo Cavalli" w:date="2025-09-23T09:48:00Z" w16du:dateUtc="2025-09-23T07:48:00Z">
            <w:rPr>
              <w:lang w:val="en-US"/>
            </w:rPr>
          </w:rPrChange>
        </w:rPr>
        <w:t>Drosophila</w:t>
      </w:r>
      <w:r w:rsidRPr="009F270E">
        <w:rPr>
          <w:lang w:val="en-US"/>
        </w:rPr>
        <w:t>, but also mouse and human cells, and state of the art molecular, genomic, computational and imaging approaches, in order to reach an integrated understanding of these different levels of genome organization.</w:t>
      </w:r>
    </w:p>
    <w:p w14:paraId="4DA2FAD9" w14:textId="77777777" w:rsidR="009F270E" w:rsidRDefault="009F270E" w:rsidP="009F270E">
      <w:pPr>
        <w:rPr>
          <w:lang w:val="en-US"/>
        </w:rPr>
      </w:pPr>
    </w:p>
    <w:p w14:paraId="59CB5993" w14:textId="77777777" w:rsidR="009F270E" w:rsidRDefault="009F270E" w:rsidP="009F270E">
      <w:pPr>
        <w:rPr>
          <w:lang w:val="en-US"/>
        </w:rPr>
      </w:pPr>
    </w:p>
    <w:p w14:paraId="58C16F7C" w14:textId="77777777" w:rsidR="009F270E" w:rsidRPr="009F270E" w:rsidRDefault="009F270E" w:rsidP="009F270E">
      <w:pPr>
        <w:rPr>
          <w:u w:val="single"/>
          <w:lang w:val="en-US"/>
        </w:rPr>
      </w:pPr>
      <w:r w:rsidRPr="009F270E">
        <w:rPr>
          <w:u w:val="single"/>
          <w:lang w:val="en-US"/>
        </w:rPr>
        <w:t>WaddingtonMemory: Deciphering the role of regulatory factors driving epigenetic inheritance of alternative chromatin states</w:t>
      </w:r>
    </w:p>
    <w:p w14:paraId="0CB39202" w14:textId="77777777" w:rsidR="009F270E" w:rsidRPr="009F270E" w:rsidRDefault="009F270E" w:rsidP="009F270E">
      <w:pPr>
        <w:rPr>
          <w:lang w:val="en-US"/>
        </w:rPr>
      </w:pPr>
    </w:p>
    <w:p w14:paraId="5103B677" w14:textId="256D032B" w:rsidR="004A3669" w:rsidRDefault="009F270E" w:rsidP="009F270E">
      <w:pPr>
        <w:rPr>
          <w:ins w:id="38" w:author="Giacomo Cavalli" w:date="2025-09-23T16:31:00Z" w16du:dateUtc="2025-09-23T14:31:00Z"/>
          <w:lang w:val="en-US"/>
        </w:rPr>
      </w:pPr>
      <w:r w:rsidRPr="009F270E">
        <w:rPr>
          <w:lang w:val="en-US"/>
        </w:rPr>
        <w:t>Epigenetics, the study of molecules and mechanisms that perpetuate alternative gene activity states in the context of the same DNA sequence, is an exciting field with important epistemological and biomedical implications, but the molecular mechanisms underlying epigenetic inheritance are still little understood. Polycomb group proteins are pleiotropic chromatin components that have been suggested to be capable of driving epigenetic inheritance and their dysregulation leads to cell fate changes and is associated with cancer.</w:t>
      </w:r>
      <w:ins w:id="39" w:author="Giacomo Cavalli" w:date="2025-09-23T16:17:00Z" w16du:dateUtc="2025-09-23T14:17:00Z">
        <w:r w:rsidR="0085556D">
          <w:rPr>
            <w:lang w:val="en-US"/>
          </w:rPr>
          <w:t xml:space="preserve"> </w:t>
        </w:r>
      </w:ins>
      <w:ins w:id="40" w:author="Giacomo Cavalli" w:date="2025-09-23T16:30:00Z" w16du:dateUtc="2025-09-23T14:30:00Z">
        <w:r w:rsidR="004A3669" w:rsidRPr="009F270E">
          <w:rPr>
            <w:lang w:val="en-US"/>
          </w:rPr>
          <w:t>PcG misexpression has also been associated with many cancer types, including breast</w:t>
        </w:r>
        <w:r w:rsidR="004A3669">
          <w:rPr>
            <w:lang w:val="en-US"/>
          </w:rPr>
          <w:t>,</w:t>
        </w:r>
        <w:r w:rsidR="004A3669" w:rsidRPr="009F270E">
          <w:rPr>
            <w:lang w:val="en-US"/>
          </w:rPr>
          <w:t xml:space="preserve"> prostate </w:t>
        </w:r>
        <w:r w:rsidR="004A3669">
          <w:rPr>
            <w:lang w:val="en-US"/>
          </w:rPr>
          <w:t>and hematological malignancies</w:t>
        </w:r>
        <w:r w:rsidR="004A3669" w:rsidRPr="009F270E">
          <w:rPr>
            <w:lang w:val="en-US"/>
          </w:rPr>
          <w:t>.</w:t>
        </w:r>
        <w:r w:rsidR="004A3669">
          <w:rPr>
            <w:lang w:val="en-US"/>
          </w:rPr>
          <w:t xml:space="preserve"> </w:t>
        </w:r>
      </w:ins>
      <w:ins w:id="41" w:author="Giacomo Cavalli" w:date="2025-09-23T16:24:00Z" w16du:dateUtc="2025-09-23T14:24:00Z">
        <w:r w:rsidR="004A3669">
          <w:rPr>
            <w:lang w:val="en-US"/>
          </w:rPr>
          <w:t>The data suggest that the role of</w:t>
        </w:r>
      </w:ins>
      <w:ins w:id="42" w:author="Giacomo Cavalli" w:date="2025-09-23T16:22:00Z" w16du:dateUtc="2025-09-23T14:22:00Z">
        <w:r w:rsidR="0085556D">
          <w:rPr>
            <w:lang w:val="en-US"/>
          </w:rPr>
          <w:t xml:space="preserve"> Polycomb components </w:t>
        </w:r>
      </w:ins>
      <w:ins w:id="43" w:author="Giacomo Cavalli" w:date="2025-09-23T16:24:00Z" w16du:dateUtc="2025-09-23T14:24:00Z">
        <w:r w:rsidR="004A3669">
          <w:rPr>
            <w:lang w:val="en-US"/>
          </w:rPr>
          <w:t>vary in diffe</w:t>
        </w:r>
      </w:ins>
      <w:ins w:id="44" w:author="Loubiere,Vincent" w:date="2025-09-24T08:58:00Z" w16du:dateUtc="2025-09-24T06:58:00Z">
        <w:r w:rsidR="00570EC0">
          <w:rPr>
            <w:lang w:val="en-US"/>
          </w:rPr>
          <w:t>re</w:t>
        </w:r>
      </w:ins>
      <w:ins w:id="45" w:author="Giacomo Cavalli" w:date="2025-09-23T16:25:00Z" w16du:dateUtc="2025-09-23T14:25:00Z">
        <w:r w:rsidR="004A3669">
          <w:rPr>
            <w:lang w:val="en-US"/>
          </w:rPr>
          <w:t>nt</w:t>
        </w:r>
      </w:ins>
      <w:ins w:id="46" w:author="Giacomo Cavalli" w:date="2025-09-23T16:22:00Z" w16du:dateUtc="2025-09-23T14:22:00Z">
        <w:r w:rsidR="0085556D">
          <w:rPr>
            <w:lang w:val="en-US"/>
          </w:rPr>
          <w:t xml:space="preserve"> cancer</w:t>
        </w:r>
      </w:ins>
      <w:ins w:id="47" w:author="Giacomo Cavalli" w:date="2025-09-23T16:25:00Z" w16du:dateUtc="2025-09-23T14:25:00Z">
        <w:r w:rsidR="004A3669">
          <w:rPr>
            <w:lang w:val="en-US"/>
          </w:rPr>
          <w:t xml:space="preserve"> types</w:t>
        </w:r>
      </w:ins>
      <w:ins w:id="48" w:author="Giacomo Cavalli" w:date="2025-09-23T16:22:00Z" w16du:dateUtc="2025-09-23T14:22:00Z">
        <w:r w:rsidR="0085556D">
          <w:rPr>
            <w:lang w:val="en-US"/>
          </w:rPr>
          <w:t xml:space="preserve"> and</w:t>
        </w:r>
        <w:r w:rsidR="0085556D" w:rsidRPr="009F270E">
          <w:rPr>
            <w:lang w:val="en-US"/>
          </w:rPr>
          <w:t xml:space="preserve"> </w:t>
        </w:r>
      </w:ins>
      <w:ins w:id="49" w:author="Giacomo Cavalli" w:date="2025-09-23T16:23:00Z" w16du:dateUtc="2025-09-23T14:23:00Z">
        <w:r w:rsidR="0085556D">
          <w:rPr>
            <w:lang w:val="en-US"/>
          </w:rPr>
          <w:t xml:space="preserve">there is a great interest in understanding the molecular mechanisms at play. </w:t>
        </w:r>
      </w:ins>
    </w:p>
    <w:p w14:paraId="71E1CE92" w14:textId="77777777" w:rsidR="004A3669" w:rsidRDefault="004A3669" w:rsidP="009F270E">
      <w:pPr>
        <w:rPr>
          <w:ins w:id="50" w:author="Giacomo Cavalli" w:date="2025-09-23T16:30:00Z" w16du:dateUtc="2025-09-23T14:30:00Z"/>
          <w:lang w:val="en-US"/>
        </w:rPr>
      </w:pPr>
    </w:p>
    <w:p w14:paraId="0FDECA95" w14:textId="7D69703C" w:rsidR="009F270E" w:rsidRPr="009F270E" w:rsidRDefault="004A3669" w:rsidP="009F270E">
      <w:pPr>
        <w:rPr>
          <w:lang w:val="en-US"/>
        </w:rPr>
      </w:pPr>
      <w:ins w:id="51" w:author="Giacomo Cavalli" w:date="2025-09-23T16:25:00Z" w16du:dateUtc="2025-09-23T14:25:00Z">
        <w:r>
          <w:rPr>
            <w:lang w:val="en-US"/>
          </w:rPr>
          <w:t>W</w:t>
        </w:r>
      </w:ins>
      <w:ins w:id="52" w:author="Giacomo Cavalli" w:date="2025-09-23T16:17:00Z" w16du:dateUtc="2025-09-23T14:17:00Z">
        <w:r w:rsidR="0085556D">
          <w:rPr>
            <w:lang w:val="en-US"/>
          </w:rPr>
          <w:t xml:space="preserve">e and others have shown that </w:t>
        </w:r>
      </w:ins>
      <w:ins w:id="53" w:author="Giacomo Cavalli" w:date="2025-09-23T16:18:00Z" w16du:dateUtc="2025-09-23T14:18:00Z">
        <w:r w:rsidR="0085556D" w:rsidRPr="0085556D">
          <w:rPr>
            <w:lang w:val="en-US"/>
          </w:rPr>
          <w:t xml:space="preserve">mutations affecting PRC1 subunits trigger neoplastic tumours in </w:t>
        </w:r>
      </w:ins>
      <w:ins w:id="54" w:author="Giacomo Cavalli" w:date="2025-09-23T16:25:00Z" w16du:dateUtc="2025-09-23T14:25:00Z">
        <w:r>
          <w:rPr>
            <w:i/>
            <w:iCs/>
            <w:lang w:val="en-US"/>
          </w:rPr>
          <w:t>Drosophila</w:t>
        </w:r>
        <w:r>
          <w:rPr>
            <w:lang w:val="en-US"/>
          </w:rPr>
          <w:t>,</w:t>
        </w:r>
      </w:ins>
      <w:ins w:id="55" w:author="Giacomo Cavalli" w:date="2025-09-23T16:18:00Z" w16du:dateUtc="2025-09-23T14:18:00Z">
        <w:r w:rsidR="0085556D" w:rsidRPr="0085556D">
          <w:rPr>
            <w:lang w:val="en-US"/>
          </w:rPr>
          <w:t xml:space="preserve"> </w:t>
        </w:r>
      </w:ins>
      <w:ins w:id="56" w:author="Giacomo Cavalli" w:date="2025-09-23T16:25:00Z" w16du:dateUtc="2025-09-23T14:25:00Z">
        <w:r>
          <w:rPr>
            <w:lang w:val="en-US"/>
          </w:rPr>
          <w:t>suggesting that</w:t>
        </w:r>
      </w:ins>
      <w:ins w:id="57" w:author="Giacomo Cavalli" w:date="2025-09-23T16:19:00Z" w16du:dateUtc="2025-09-23T14:19:00Z">
        <w:r w:rsidR="0085556D">
          <w:rPr>
            <w:lang w:val="en-US"/>
          </w:rPr>
          <w:t xml:space="preserve"> </w:t>
        </w:r>
      </w:ins>
      <w:ins w:id="58" w:author="Giacomo Cavalli" w:date="2025-09-23T16:18:00Z" w16du:dateUtc="2025-09-23T14:18:00Z">
        <w:r w:rsidR="0085556D" w:rsidRPr="0085556D">
          <w:rPr>
            <w:lang w:val="en-US"/>
          </w:rPr>
          <w:t>PRC1 components act as neoplastic tumor suppressors</w:t>
        </w:r>
      </w:ins>
      <w:ins w:id="59" w:author="Giacomo Cavalli" w:date="2025-09-23T16:19:00Z" w16du:dateUtc="2025-09-23T14:19:00Z">
        <w:r w:rsidR="0085556D">
          <w:rPr>
            <w:lang w:val="en-US"/>
          </w:rPr>
          <w:t xml:space="preserve"> in flies. </w:t>
        </w:r>
      </w:ins>
      <w:del w:id="60" w:author="Giacomo Cavalli" w:date="2025-09-23T16:22:00Z" w16du:dateUtc="2025-09-23T14:22:00Z">
        <w:r w:rsidR="009F270E" w:rsidRPr="009F270E" w:rsidDel="0085556D">
          <w:rPr>
            <w:lang w:val="en-US"/>
          </w:rPr>
          <w:delText xml:space="preserve"> </w:delText>
        </w:r>
      </w:del>
      <w:del w:id="61" w:author="Giacomo Cavalli" w:date="2025-09-23T16:26:00Z" w16du:dateUtc="2025-09-23T14:26:00Z">
        <w:r w:rsidR="009F270E" w:rsidRPr="009F270E" w:rsidDel="004A3669">
          <w:rPr>
            <w:lang w:val="en-US"/>
          </w:rPr>
          <w:delText>Recently</w:delText>
        </w:r>
      </w:del>
      <w:ins w:id="62" w:author="Giacomo Cavalli" w:date="2025-09-23T16:26:00Z" w16du:dateUtc="2025-09-23T14:26:00Z">
        <w:r>
          <w:rPr>
            <w:lang w:val="en-US"/>
          </w:rPr>
          <w:t>Strikingly</w:t>
        </w:r>
      </w:ins>
      <w:r w:rsidR="009F270E" w:rsidRPr="009F270E">
        <w:rPr>
          <w:lang w:val="en-US"/>
        </w:rPr>
        <w:t xml:space="preserve">, we discovered that a transient decrease in expression of a Polycomb gene can drive the formation of tumors of epigenetic nature, i.e. in the absence of DNA mutations. The goal of </w:t>
      </w:r>
      <w:ins w:id="63" w:author="Giacomo Cavalli" w:date="2025-09-23T16:26:00Z" w16du:dateUtc="2025-09-23T14:26:00Z">
        <w:r>
          <w:rPr>
            <w:lang w:val="en-US"/>
          </w:rPr>
          <w:t xml:space="preserve">the </w:t>
        </w:r>
      </w:ins>
      <w:r w:rsidR="009F270E" w:rsidRPr="009F270E">
        <w:rPr>
          <w:lang w:val="en-US"/>
        </w:rPr>
        <w:t>WaddingtonMemory</w:t>
      </w:r>
      <w:ins w:id="64" w:author="Giacomo Cavalli" w:date="2025-09-23T16:26:00Z" w16du:dateUtc="2025-09-23T14:26:00Z">
        <w:r>
          <w:rPr>
            <w:lang w:val="en-US"/>
          </w:rPr>
          <w:t xml:space="preserve"> project</w:t>
        </w:r>
      </w:ins>
      <w:r w:rsidR="009F270E" w:rsidRPr="009F270E">
        <w:rPr>
          <w:lang w:val="en-US"/>
        </w:rPr>
        <w:t xml:space="preserve"> is to decipher how epigenetic components can lead to stable changes in cell fate.</w:t>
      </w:r>
    </w:p>
    <w:p w14:paraId="710E6422" w14:textId="77777777" w:rsidR="009F270E" w:rsidRPr="009F270E" w:rsidRDefault="009F270E" w:rsidP="009F270E">
      <w:pPr>
        <w:rPr>
          <w:lang w:val="en-US"/>
        </w:rPr>
      </w:pPr>
    </w:p>
    <w:p w14:paraId="50245A6C" w14:textId="7939E460" w:rsidR="009F270E" w:rsidRPr="009F270E" w:rsidRDefault="009F270E" w:rsidP="009F270E">
      <w:pPr>
        <w:rPr>
          <w:lang w:val="en-US"/>
        </w:rPr>
      </w:pPr>
      <w:r w:rsidRPr="009F270E">
        <w:rPr>
          <w:lang w:val="en-US"/>
        </w:rPr>
        <w:lastRenderedPageBreak/>
        <w:t>Aim 1: Identify the molecular steps leading to epigenetic cell fate derailment</w:t>
      </w:r>
      <w:ins w:id="65" w:author="Giacomo Cavalli" w:date="2025-09-23T16:17:00Z" w16du:dateUtc="2025-09-23T14:17:00Z">
        <w:r w:rsidR="0085556D">
          <w:rPr>
            <w:lang w:val="en-US"/>
          </w:rPr>
          <w:t xml:space="preserve"> and to cancer development</w:t>
        </w:r>
      </w:ins>
      <w:r w:rsidRPr="009F270E">
        <w:rPr>
          <w:lang w:val="en-US"/>
        </w:rPr>
        <w:t xml:space="preserve"> following transient Polycomb protein depletion in Drosophila. We will perform a time</w:t>
      </w:r>
      <w:r w:rsidRPr="009F270E">
        <w:rPr>
          <w:rFonts w:ascii="Cambria Math" w:hAnsi="Cambria Math" w:cs="Cambria Math"/>
          <w:lang w:val="en-US"/>
        </w:rPr>
        <w:t>‑</w:t>
      </w:r>
      <w:r w:rsidRPr="009F270E">
        <w:rPr>
          <w:lang w:val="en-US"/>
        </w:rPr>
        <w:t>course study using bulk and single</w:t>
      </w:r>
      <w:r w:rsidRPr="009F270E">
        <w:rPr>
          <w:rFonts w:ascii="Cambria Math" w:hAnsi="Cambria Math" w:cs="Cambria Math"/>
          <w:lang w:val="en-US"/>
        </w:rPr>
        <w:t>‑</w:t>
      </w:r>
      <w:r w:rsidRPr="009F270E">
        <w:rPr>
          <w:lang w:val="en-US"/>
        </w:rPr>
        <w:t>cell multiomic and imaging approaches in order to dissect the dynamics of cell fate transformation.</w:t>
      </w:r>
    </w:p>
    <w:p w14:paraId="1DADB4A2" w14:textId="77777777" w:rsidR="009F270E" w:rsidRPr="009F270E" w:rsidRDefault="009F270E" w:rsidP="009F270E">
      <w:pPr>
        <w:rPr>
          <w:lang w:val="en-US"/>
        </w:rPr>
      </w:pPr>
    </w:p>
    <w:p w14:paraId="2BF764B3" w14:textId="77777777" w:rsidR="009F270E" w:rsidRPr="009F270E" w:rsidRDefault="009F270E" w:rsidP="009F270E">
      <w:pPr>
        <w:rPr>
          <w:lang w:val="en-US"/>
        </w:rPr>
      </w:pPr>
      <w:r w:rsidRPr="009F270E">
        <w:rPr>
          <w:lang w:val="en-US"/>
        </w:rPr>
        <w:t>Aim 2: Identify the Polycomb</w:t>
      </w:r>
      <w:r w:rsidRPr="009F270E">
        <w:rPr>
          <w:rFonts w:ascii="Cambria Math" w:hAnsi="Cambria Math" w:cs="Cambria Math"/>
          <w:lang w:val="en-US"/>
        </w:rPr>
        <w:t>‑</w:t>
      </w:r>
      <w:r w:rsidRPr="009F270E">
        <w:rPr>
          <w:lang w:val="en-US"/>
        </w:rPr>
        <w:t>targets leading to cell fate dysregulation and decipher their mechanistic role. We will test candidate factors identified in Aim 1 in order to identify those that drive cell fate derailment and to elucidate their mode of action.</w:t>
      </w:r>
    </w:p>
    <w:p w14:paraId="4CDEE332" w14:textId="77777777" w:rsidR="009F270E" w:rsidRPr="009F270E" w:rsidRDefault="009F270E" w:rsidP="009F270E">
      <w:pPr>
        <w:rPr>
          <w:lang w:val="en-US"/>
        </w:rPr>
      </w:pPr>
    </w:p>
    <w:p w14:paraId="1DBEC989" w14:textId="421E72C3" w:rsidR="009F270E" w:rsidRPr="009F270E" w:rsidRDefault="009F270E" w:rsidP="009F270E">
      <w:pPr>
        <w:rPr>
          <w:lang w:val="en-US"/>
        </w:rPr>
      </w:pPr>
      <w:r w:rsidRPr="009F270E">
        <w:rPr>
          <w:lang w:val="en-US"/>
        </w:rPr>
        <w:t>Aim 3: Test the role of epigenetic inheritance in mammalian cell differentiation. We will analyse the role of epigenetic inheritance in mouse</w:t>
      </w:r>
      <w:ins w:id="66" w:author="Giacomo Cavalli" w:date="2025-09-23T09:49:00Z" w16du:dateUtc="2025-09-23T07:49:00Z">
        <w:r w:rsidR="0057236E">
          <w:rPr>
            <w:lang w:val="en-US"/>
          </w:rPr>
          <w:t xml:space="preserve"> models for cell differentiation, including</w:t>
        </w:r>
      </w:ins>
      <w:r w:rsidRPr="009F270E">
        <w:rPr>
          <w:lang w:val="en-US"/>
        </w:rPr>
        <w:t xml:space="preserve"> gastruloids, an in vitro system that reflects cell differentiation events typically found in early embryogenesis.</w:t>
      </w:r>
    </w:p>
    <w:p w14:paraId="3B46547A" w14:textId="77777777" w:rsidR="009F270E" w:rsidRPr="009F270E" w:rsidRDefault="009F270E" w:rsidP="009F270E">
      <w:pPr>
        <w:rPr>
          <w:lang w:val="en-US"/>
        </w:rPr>
      </w:pPr>
    </w:p>
    <w:p w14:paraId="02A5791A" w14:textId="14239FA5" w:rsidR="009F270E" w:rsidRDefault="009F270E" w:rsidP="009F270E">
      <w:pPr>
        <w:rPr>
          <w:ins w:id="67" w:author="Giacomo Cavalli" w:date="2025-09-23T16:27:00Z" w16du:dateUtc="2025-09-23T14:27:00Z"/>
          <w:lang w:val="en-US"/>
        </w:rPr>
      </w:pPr>
      <w:r w:rsidRPr="009F270E">
        <w:rPr>
          <w:lang w:val="en-US"/>
        </w:rPr>
        <w:t>Together, this groundbreaking project will reveal how epigenetic components drive cell fate derailment and it will establish robust paradigms that can be utilized by the scientific community to discriminate between epigenetic inheritance and DNA sequence</w:t>
      </w:r>
      <w:r w:rsidRPr="009F270E">
        <w:rPr>
          <w:rFonts w:ascii="Cambria Math" w:hAnsi="Cambria Math" w:cs="Cambria Math"/>
          <w:lang w:val="en-US"/>
        </w:rPr>
        <w:t>‑</w:t>
      </w:r>
      <w:r w:rsidRPr="009F270E">
        <w:rPr>
          <w:lang w:val="en-US"/>
        </w:rPr>
        <w:t>mediated cell transformation.</w:t>
      </w:r>
    </w:p>
    <w:p w14:paraId="783E430B" w14:textId="77777777" w:rsidR="004A3669" w:rsidRDefault="004A3669" w:rsidP="009F270E">
      <w:pPr>
        <w:rPr>
          <w:ins w:id="68" w:author="Giacomo Cavalli" w:date="2025-09-23T16:27:00Z" w16du:dateUtc="2025-09-23T14:27:00Z"/>
          <w:lang w:val="en-US"/>
        </w:rPr>
      </w:pPr>
    </w:p>
    <w:p w14:paraId="7A5EB256" w14:textId="0215EEB6" w:rsidR="004A3669" w:rsidRPr="004A3669" w:rsidRDefault="004A3669" w:rsidP="009F270E">
      <w:pPr>
        <w:rPr>
          <w:i/>
          <w:iCs/>
          <w:lang w:val="en-US"/>
          <w:rPrChange w:id="69" w:author="Giacomo Cavalli" w:date="2025-09-23T16:27:00Z" w16du:dateUtc="2025-09-23T14:27:00Z">
            <w:rPr>
              <w:lang w:val="en-US"/>
            </w:rPr>
          </w:rPrChange>
        </w:rPr>
      </w:pPr>
      <w:ins w:id="70" w:author="Giacomo Cavalli" w:date="2025-09-23T16:27:00Z" w16du:dateUtc="2025-09-23T14:27:00Z">
        <w:r>
          <w:rPr>
            <w:i/>
            <w:iCs/>
            <w:lang w:val="en-US"/>
          </w:rPr>
          <w:t>The WaddingtonMemory project is and Ad</w:t>
        </w:r>
      </w:ins>
      <w:ins w:id="71" w:author="Giacomo Cavalli" w:date="2025-09-23T16:28:00Z" w16du:dateUtc="2025-09-23T14:28:00Z">
        <w:r>
          <w:rPr>
            <w:i/>
            <w:iCs/>
            <w:lang w:val="en-US"/>
          </w:rPr>
          <w:t>vanced Investigator Grant</w:t>
        </w:r>
      </w:ins>
      <w:ins w:id="72" w:author="Giacomo Cavalli" w:date="2025-09-23T16:27:00Z" w16du:dateUtc="2025-09-23T14:27:00Z">
        <w:r>
          <w:rPr>
            <w:i/>
            <w:iCs/>
            <w:lang w:val="en-US"/>
          </w:rPr>
          <w:t xml:space="preserve"> funded by the European Research Council</w:t>
        </w:r>
      </w:ins>
    </w:p>
    <w:p w14:paraId="2E0CA89C" w14:textId="77777777" w:rsidR="009F270E" w:rsidRDefault="009F270E" w:rsidP="009F270E">
      <w:pPr>
        <w:rPr>
          <w:lang w:val="en-US"/>
        </w:rPr>
      </w:pPr>
    </w:p>
    <w:p w14:paraId="03D298D6" w14:textId="77777777" w:rsidR="009F270E" w:rsidRDefault="009F270E" w:rsidP="009F270E">
      <w:pPr>
        <w:rPr>
          <w:lang w:val="en-US"/>
        </w:rPr>
      </w:pPr>
    </w:p>
    <w:p w14:paraId="68FAA12E" w14:textId="77777777" w:rsidR="009F270E" w:rsidRPr="009F270E" w:rsidRDefault="009F270E" w:rsidP="009F270E">
      <w:pPr>
        <w:rPr>
          <w:u w:val="single"/>
          <w:lang w:val="en-US"/>
        </w:rPr>
      </w:pPr>
      <w:r w:rsidRPr="009F270E">
        <w:rPr>
          <w:u w:val="single"/>
          <w:lang w:val="en-US"/>
        </w:rPr>
        <w:t xml:space="preserve">Mechanisms of Polycomb-mediated genome </w:t>
      </w:r>
      <w:commentRangeStart w:id="73"/>
      <w:r w:rsidRPr="009F270E">
        <w:rPr>
          <w:u w:val="single"/>
          <w:lang w:val="en-US"/>
        </w:rPr>
        <w:t>regulation</w:t>
      </w:r>
      <w:commentRangeEnd w:id="73"/>
      <w:r w:rsidR="004A3669">
        <w:rPr>
          <w:rStyle w:val="CommentReference"/>
        </w:rPr>
        <w:commentReference w:id="73"/>
      </w:r>
    </w:p>
    <w:p w14:paraId="2C7B6E46" w14:textId="77777777" w:rsidR="009F270E" w:rsidRDefault="009F270E" w:rsidP="009F270E">
      <w:pPr>
        <w:rPr>
          <w:lang w:val="en-US"/>
        </w:rPr>
      </w:pPr>
    </w:p>
    <w:p w14:paraId="1DA0D2D9" w14:textId="77777777" w:rsidR="0067311E" w:rsidRDefault="009F270E" w:rsidP="009F270E">
      <w:pPr>
        <w:rPr>
          <w:ins w:id="74" w:author="Giacomo Cavalli" w:date="2025-09-23T09:54:00Z" w16du:dateUtc="2025-09-23T07:54:00Z"/>
          <w:lang w:val="en-US"/>
        </w:rPr>
      </w:pPr>
      <w:r w:rsidRPr="009F270E">
        <w:rPr>
          <w:lang w:val="en-US"/>
        </w:rPr>
        <w:t xml:space="preserve">Polycomb group (PcG) and trithorax group (trxG) proteins are key regulators of the expression of major developmental genes. PcG proteins are able to silence gene expression, while trxG proteins counteract gene silencing in the appropriate cells. The current model </w:t>
      </w:r>
      <w:ins w:id="75" w:author="Giacomo Cavalli" w:date="2025-09-23T09:53:00Z" w16du:dateUtc="2025-09-23T07:53:00Z">
        <w:r w:rsidR="0067311E">
          <w:rPr>
            <w:lang w:val="en-US"/>
          </w:rPr>
          <w:t xml:space="preserve">to explain PcG recruitment in </w:t>
        </w:r>
        <w:r w:rsidR="0067311E" w:rsidRPr="0067311E">
          <w:rPr>
            <w:i/>
            <w:iCs/>
            <w:lang w:val="en-US"/>
          </w:rPr>
          <w:t>Drosophila</w:t>
        </w:r>
        <w:r w:rsidR="0067311E">
          <w:rPr>
            <w:lang w:val="en-US"/>
          </w:rPr>
          <w:t xml:space="preserve">, </w:t>
        </w:r>
      </w:ins>
      <w:r w:rsidRPr="0067311E">
        <w:rPr>
          <w:lang w:val="en-US"/>
        </w:rPr>
        <w:t>proposes</w:t>
      </w:r>
      <w:r w:rsidRPr="009F270E">
        <w:rPr>
          <w:lang w:val="en-US"/>
        </w:rPr>
        <w:t xml:space="preserve"> that</w:t>
      </w:r>
      <w:del w:id="76" w:author="Giacomo Cavalli" w:date="2025-09-23T09:52:00Z" w16du:dateUtc="2025-09-23T07:52:00Z">
        <w:r w:rsidRPr="009F270E" w:rsidDel="0067311E">
          <w:rPr>
            <w:lang w:val="en-US"/>
          </w:rPr>
          <w:delText xml:space="preserve"> a</w:delText>
        </w:r>
      </w:del>
      <w:r w:rsidRPr="009F270E">
        <w:rPr>
          <w:lang w:val="en-US"/>
        </w:rPr>
        <w:t xml:space="preserve"> sequence-specific DNA binding protein</w:t>
      </w:r>
      <w:ins w:id="77" w:author="Giacomo Cavalli" w:date="2025-09-23T09:52:00Z" w16du:dateUtc="2025-09-23T07:52:00Z">
        <w:r w:rsidR="0067311E">
          <w:rPr>
            <w:lang w:val="en-US"/>
          </w:rPr>
          <w:t>s, the best studied o</w:t>
        </w:r>
      </w:ins>
      <w:ins w:id="78" w:author="Giacomo Cavalli" w:date="2025-09-23T09:53:00Z" w16du:dateUtc="2025-09-23T07:53:00Z">
        <w:r w:rsidR="0067311E">
          <w:rPr>
            <w:lang w:val="en-US"/>
          </w:rPr>
          <w:t>f which is</w:t>
        </w:r>
      </w:ins>
      <w:r w:rsidRPr="009F270E">
        <w:rPr>
          <w:lang w:val="en-US"/>
        </w:rPr>
        <w:t xml:space="preserve"> called PHO</w:t>
      </w:r>
      <w:ins w:id="79" w:author="Giacomo Cavalli" w:date="2025-09-23T09:53:00Z" w16du:dateUtc="2025-09-23T07:53:00Z">
        <w:r w:rsidR="0067311E">
          <w:rPr>
            <w:lang w:val="en-US"/>
          </w:rPr>
          <w:t>,</w:t>
        </w:r>
      </w:ins>
      <w:r w:rsidRPr="009F270E">
        <w:rPr>
          <w:lang w:val="en-US"/>
        </w:rPr>
        <w:t xml:space="preserve"> bind</w:t>
      </w:r>
      <w:del w:id="80" w:author="Giacomo Cavalli" w:date="2025-09-23T09:53:00Z" w16du:dateUtc="2025-09-23T07:53:00Z">
        <w:r w:rsidRPr="009F270E" w:rsidDel="0067311E">
          <w:rPr>
            <w:lang w:val="en-US"/>
          </w:rPr>
          <w:delText>s</w:delText>
        </w:r>
      </w:del>
      <w:r w:rsidRPr="009F270E">
        <w:rPr>
          <w:lang w:val="en-US"/>
        </w:rPr>
        <w:t xml:space="preserve"> at so-called Polycomb response elements (PREs). PHO might recruit the PcG complex</w:t>
      </w:r>
      <w:ins w:id="81" w:author="Giacomo Cavalli" w:date="2025-09-23T09:54:00Z" w16du:dateUtc="2025-09-23T07:54:00Z">
        <w:r w:rsidR="0067311E">
          <w:rPr>
            <w:lang w:val="en-US"/>
          </w:rPr>
          <w:t xml:space="preserve">es </w:t>
        </w:r>
      </w:ins>
    </w:p>
    <w:p w14:paraId="72065E9D" w14:textId="0AD8C841" w:rsidR="009F270E" w:rsidRPr="009F270E" w:rsidRDefault="009F270E" w:rsidP="009F270E">
      <w:pPr>
        <w:rPr>
          <w:lang w:val="en-US"/>
        </w:rPr>
      </w:pPr>
      <w:del w:id="82" w:author="Giacomo Cavalli" w:date="2025-09-23T09:54:00Z" w16du:dateUtc="2025-09-23T07:54:00Z">
        <w:r w:rsidRPr="009F270E" w:rsidDel="0067311E">
          <w:rPr>
            <w:lang w:val="en-US"/>
          </w:rPr>
          <w:delText xml:space="preserve"> called </w:delText>
        </w:r>
      </w:del>
      <w:ins w:id="83" w:author="Giacomo Cavalli" w:date="2025-09-23T09:54:00Z" w16du:dateUtc="2025-09-23T07:54:00Z">
        <w:r w:rsidR="0067311E">
          <w:rPr>
            <w:lang w:val="en-US"/>
          </w:rPr>
          <w:t>PRC1 and</w:t>
        </w:r>
        <w:r w:rsidR="0067311E" w:rsidRPr="009F270E">
          <w:rPr>
            <w:lang w:val="en-US"/>
          </w:rPr>
          <w:t xml:space="preserve"> </w:t>
        </w:r>
      </w:ins>
      <w:r w:rsidRPr="009F270E">
        <w:rPr>
          <w:lang w:val="en-US"/>
        </w:rPr>
        <w:t>PRC2</w:t>
      </w:r>
      <w:ins w:id="84" w:author="Giacomo Cavalli" w:date="2025-09-23T09:54:00Z" w16du:dateUtc="2025-09-23T07:54:00Z">
        <w:r w:rsidR="0067311E">
          <w:rPr>
            <w:lang w:val="en-US"/>
          </w:rPr>
          <w:t>.</w:t>
        </w:r>
      </w:ins>
      <w:del w:id="85" w:author="Giacomo Cavalli" w:date="2025-09-23T09:54:00Z" w16du:dateUtc="2025-09-23T07:54:00Z">
        <w:r w:rsidRPr="009F270E" w:rsidDel="0067311E">
          <w:rPr>
            <w:lang w:val="en-US"/>
          </w:rPr>
          <w:delText>,</w:delText>
        </w:r>
      </w:del>
      <w:r w:rsidRPr="009F270E">
        <w:rPr>
          <w:lang w:val="en-US"/>
        </w:rPr>
        <w:t xml:space="preserve"> </w:t>
      </w:r>
      <w:del w:id="86" w:author="Giacomo Cavalli" w:date="2025-09-23T09:54:00Z" w16du:dateUtc="2025-09-23T07:54:00Z">
        <w:r w:rsidRPr="009F270E" w:rsidDel="0067311E">
          <w:rPr>
            <w:lang w:val="en-US"/>
          </w:rPr>
          <w:delText xml:space="preserve">which </w:delText>
        </w:r>
      </w:del>
      <w:ins w:id="87" w:author="Giacomo Cavalli" w:date="2025-09-23T09:54:00Z" w16du:dateUtc="2025-09-23T07:54:00Z">
        <w:r w:rsidR="0067311E">
          <w:rPr>
            <w:lang w:val="en-US"/>
          </w:rPr>
          <w:t>PRC2</w:t>
        </w:r>
        <w:r w:rsidR="0067311E" w:rsidRPr="009F270E">
          <w:rPr>
            <w:lang w:val="en-US"/>
          </w:rPr>
          <w:t xml:space="preserve"> </w:t>
        </w:r>
      </w:ins>
      <w:ins w:id="88" w:author="Giacomo Cavalli" w:date="2025-09-23T09:57:00Z" w16du:dateUtc="2025-09-23T07:57:00Z">
        <w:r w:rsidR="0067311E">
          <w:rPr>
            <w:lang w:val="en-US"/>
          </w:rPr>
          <w:t xml:space="preserve">complexes </w:t>
        </w:r>
      </w:ins>
      <w:r w:rsidRPr="009F270E">
        <w:rPr>
          <w:lang w:val="en-US"/>
        </w:rPr>
        <w:t>contain</w:t>
      </w:r>
      <w:del w:id="89" w:author="Giacomo Cavalli" w:date="2025-09-23T09:57:00Z" w16du:dateUtc="2025-09-23T07:57:00Z">
        <w:r w:rsidRPr="009F270E" w:rsidDel="0067311E">
          <w:rPr>
            <w:lang w:val="en-US"/>
          </w:rPr>
          <w:delText>s</w:delText>
        </w:r>
      </w:del>
      <w:r w:rsidRPr="009F270E">
        <w:rPr>
          <w:lang w:val="en-US"/>
        </w:rPr>
        <w:t xml:space="preserve"> the core subunits E(z), a histone methyltransferase that trimethylates histone H3 lysine 27 (H3K27me3), Su(z)12, Esc and Nurf55. H3K27me3 </w:t>
      </w:r>
      <w:del w:id="90" w:author="Giacomo Cavalli" w:date="2025-09-23T09:54:00Z" w16du:dateUtc="2025-09-23T07:54:00Z">
        <w:r w:rsidRPr="009F270E" w:rsidDel="0067311E">
          <w:rPr>
            <w:lang w:val="en-US"/>
          </w:rPr>
          <w:delText>might then be</w:delText>
        </w:r>
      </w:del>
      <w:ins w:id="91" w:author="Giacomo Cavalli" w:date="2025-09-23T09:54:00Z" w16du:dateUtc="2025-09-23T07:54:00Z">
        <w:r w:rsidR="0067311E">
          <w:rPr>
            <w:lang w:val="en-US"/>
          </w:rPr>
          <w:t>is, in turn,</w:t>
        </w:r>
      </w:ins>
      <w:r w:rsidRPr="009F270E">
        <w:rPr>
          <w:lang w:val="en-US"/>
        </w:rPr>
        <w:t xml:space="preserve"> recognized by the chromo domain of the PC subunits of PRC1, which also contains Ph, PSC and Sce/dRing.</w:t>
      </w:r>
      <w:ins w:id="92" w:author="Giacomo Cavalli" w:date="2025-09-23T09:55:00Z" w16du:dateUtc="2025-09-23T07:55:00Z">
        <w:r w:rsidR="0067311E">
          <w:rPr>
            <w:lang w:val="en-US"/>
          </w:rPr>
          <w:t xml:space="preserve"> On the other hand, PRC1 is actually a family with various canonical and variant complex</w:t>
        </w:r>
      </w:ins>
      <w:ins w:id="93" w:author="Giacomo Cavalli" w:date="2025-09-23T09:56:00Z" w16du:dateUtc="2025-09-23T07:56:00Z">
        <w:r w:rsidR="0067311E">
          <w:rPr>
            <w:lang w:val="en-US"/>
          </w:rPr>
          <w:t>es, that have in common a catalytic activity carried out by the dRing protein, that can ubiquitylate K119 of histone H2A, a mark that is r</w:t>
        </w:r>
      </w:ins>
      <w:ins w:id="94" w:author="Giacomo Cavalli" w:date="2025-09-23T09:57:00Z" w16du:dateUtc="2025-09-23T07:57:00Z">
        <w:r w:rsidR="0067311E">
          <w:rPr>
            <w:lang w:val="en-US"/>
          </w:rPr>
          <w:t>ecognized by a specific subset of the PRC2 complexes.</w:t>
        </w:r>
      </w:ins>
      <w:ins w:id="95" w:author="Giacomo Cavalli" w:date="2025-09-23T09:58:00Z" w16du:dateUtc="2025-09-23T07:58:00Z">
        <w:r w:rsidR="0067311E">
          <w:rPr>
            <w:lang w:val="en-US"/>
          </w:rPr>
          <w:t xml:space="preserve"> Mammalian PcG components are recruited to DNA unmethylated CpG islands </w:t>
        </w:r>
        <w:r w:rsidR="002F5A99">
          <w:rPr>
            <w:lang w:val="en-US"/>
          </w:rPr>
          <w:t>and, once recruited, set up a similar</w:t>
        </w:r>
      </w:ins>
      <w:ins w:id="96" w:author="Giacomo Cavalli" w:date="2025-09-23T09:59:00Z" w16du:dateUtc="2025-09-23T07:59:00Z">
        <w:r w:rsidR="002F5A99">
          <w:rPr>
            <w:lang w:val="en-US"/>
          </w:rPr>
          <w:t xml:space="preserve"> </w:t>
        </w:r>
      </w:ins>
      <w:ins w:id="97" w:author="Giacomo Cavalli" w:date="2025-09-23T10:00:00Z" w16du:dateUtc="2025-09-23T08:00:00Z">
        <w:r w:rsidR="002F5A99">
          <w:rPr>
            <w:lang w:val="en-US"/>
          </w:rPr>
          <w:t xml:space="preserve">maintenance </w:t>
        </w:r>
      </w:ins>
      <w:ins w:id="98" w:author="Giacomo Cavalli" w:date="2025-09-23T09:59:00Z" w16du:dateUtc="2025-09-23T07:59:00Z">
        <w:r w:rsidR="002F5A99">
          <w:rPr>
            <w:lang w:val="en-US"/>
          </w:rPr>
          <w:t>system.</w:t>
        </w:r>
      </w:ins>
      <w:ins w:id="99" w:author="Giacomo Cavalli" w:date="2025-09-23T09:57:00Z" w16du:dateUtc="2025-09-23T07:57:00Z">
        <w:r w:rsidR="0067311E">
          <w:rPr>
            <w:lang w:val="en-US"/>
          </w:rPr>
          <w:t xml:space="preserve"> Th</w:t>
        </w:r>
      </w:ins>
      <w:ins w:id="100" w:author="Giacomo Cavalli" w:date="2025-09-23T10:00:00Z" w16du:dateUtc="2025-09-23T08:00:00Z">
        <w:r w:rsidR="002F5A99">
          <w:rPr>
            <w:lang w:val="en-US"/>
          </w:rPr>
          <w:t>erefore, th</w:t>
        </w:r>
      </w:ins>
      <w:ins w:id="101" w:author="Giacomo Cavalli" w:date="2025-09-23T09:57:00Z" w16du:dateUtc="2025-09-23T07:57:00Z">
        <w:r w:rsidR="0067311E">
          <w:rPr>
            <w:lang w:val="en-US"/>
          </w:rPr>
          <w:t>is pathway forms a self-sustaining silencing loop</w:t>
        </w:r>
      </w:ins>
      <w:ins w:id="102" w:author="Giacomo Cavalli" w:date="2025-09-23T09:58:00Z" w16du:dateUtc="2025-09-23T07:58:00Z">
        <w:r w:rsidR="0067311E">
          <w:rPr>
            <w:lang w:val="en-US"/>
          </w:rPr>
          <w:t>, such that</w:t>
        </w:r>
      </w:ins>
      <w:r w:rsidRPr="009F270E">
        <w:rPr>
          <w:lang w:val="en-US"/>
        </w:rPr>
        <w:t xml:space="preserve"> </w:t>
      </w:r>
      <w:ins w:id="103" w:author="Giacomo Cavalli" w:date="2025-09-23T09:58:00Z" w16du:dateUtc="2025-09-23T07:58:00Z">
        <w:r w:rsidR="0067311E">
          <w:rPr>
            <w:lang w:val="en-US"/>
          </w:rPr>
          <w:t>o</w:t>
        </w:r>
      </w:ins>
      <w:del w:id="104" w:author="Giacomo Cavalli" w:date="2025-09-23T09:58:00Z" w16du:dateUtc="2025-09-23T07:58:00Z">
        <w:r w:rsidRPr="009F270E" w:rsidDel="0067311E">
          <w:rPr>
            <w:lang w:val="en-US"/>
          </w:rPr>
          <w:delText>O</w:delText>
        </w:r>
      </w:del>
      <w:r w:rsidRPr="009F270E">
        <w:rPr>
          <w:lang w:val="en-US"/>
        </w:rPr>
        <w:t>nce recruited, PcG complexes can propagate silencing through cell division. Genome-wide mapping studies have shown that PcG target genes encode for components controlling major signalling pathways</w:t>
      </w:r>
      <w:del w:id="105" w:author="Giacomo Cavalli" w:date="2025-09-23T16:29:00Z" w16du:dateUtc="2025-09-23T14:29:00Z">
        <w:r w:rsidRPr="009F270E" w:rsidDel="004A3669">
          <w:rPr>
            <w:lang w:val="en-US"/>
          </w:rPr>
          <w:delText xml:space="preserve"> and, importantly, </w:delText>
        </w:r>
      </w:del>
      <w:ins w:id="106" w:author="Giacomo Cavalli" w:date="2025-09-23T16:29:00Z" w16du:dateUtc="2025-09-23T14:29:00Z">
        <w:r w:rsidR="004A3669">
          <w:rPr>
            <w:lang w:val="en-US"/>
          </w:rPr>
          <w:t>.</w:t>
        </w:r>
      </w:ins>
      <w:del w:id="107" w:author="Giacomo Cavalli" w:date="2025-09-23T16:29:00Z" w16du:dateUtc="2025-09-23T14:29:00Z">
        <w:r w:rsidRPr="009F270E" w:rsidDel="004A3669">
          <w:rPr>
            <w:lang w:val="en-US"/>
          </w:rPr>
          <w:delText xml:space="preserve">PcG misexpression has also been associated with many cancer types, including breast </w:delText>
        </w:r>
      </w:del>
      <w:del w:id="108" w:author="Giacomo Cavalli" w:date="2025-09-23T10:06:00Z" w16du:dateUtc="2025-09-23T08:06:00Z">
        <w:r w:rsidRPr="009F270E" w:rsidDel="002F5A99">
          <w:rPr>
            <w:lang w:val="en-US"/>
          </w:rPr>
          <w:delText xml:space="preserve">and </w:delText>
        </w:r>
      </w:del>
      <w:del w:id="109" w:author="Giacomo Cavalli" w:date="2025-09-23T16:29:00Z" w16du:dateUtc="2025-09-23T14:29:00Z">
        <w:r w:rsidRPr="009F270E" w:rsidDel="004A3669">
          <w:rPr>
            <w:lang w:val="en-US"/>
          </w:rPr>
          <w:delText xml:space="preserve">prostate </w:delText>
        </w:r>
      </w:del>
      <w:del w:id="110" w:author="Giacomo Cavalli" w:date="2025-09-23T10:06:00Z" w16du:dateUtc="2025-09-23T08:06:00Z">
        <w:r w:rsidRPr="009F270E" w:rsidDel="002F5A99">
          <w:rPr>
            <w:lang w:val="en-US"/>
          </w:rPr>
          <w:delText>cancer</w:delText>
        </w:r>
      </w:del>
      <w:del w:id="111" w:author="Giacomo Cavalli" w:date="2025-09-23T16:29:00Z" w16du:dateUtc="2025-09-23T14:29:00Z">
        <w:r w:rsidRPr="009F270E" w:rsidDel="004A3669">
          <w:rPr>
            <w:lang w:val="en-US"/>
          </w:rPr>
          <w:delText>.</w:delText>
        </w:r>
      </w:del>
    </w:p>
    <w:p w14:paraId="7968A55E" w14:textId="77777777" w:rsidR="009F270E" w:rsidRPr="009F270E" w:rsidRDefault="009F270E" w:rsidP="009F270E">
      <w:pPr>
        <w:rPr>
          <w:lang w:val="en-US"/>
        </w:rPr>
      </w:pPr>
    </w:p>
    <w:p w14:paraId="3E9CFC69" w14:textId="660CBB7E" w:rsidR="009F270E" w:rsidRPr="009F270E" w:rsidRDefault="009F270E" w:rsidP="009F270E">
      <w:pPr>
        <w:rPr>
          <w:lang w:val="en-US"/>
        </w:rPr>
      </w:pPr>
      <w:r w:rsidRPr="009F270E">
        <w:rPr>
          <w:lang w:val="en-US"/>
        </w:rPr>
        <w:t xml:space="preserve">In addition to their role in cellular memory, PcG proteins participate in dynamic gene regulatory processes. In flies, different cell lines have a partially different set of PcG bound sites and H3K27me3-marked genomic regions change during development. In </w:t>
      </w:r>
      <w:r w:rsidRPr="009F270E">
        <w:rPr>
          <w:lang w:val="en-US"/>
        </w:rPr>
        <w:lastRenderedPageBreak/>
        <w:t xml:space="preserve">mammalian embryonic stem cells, many PcG target genes have been reported to bear both repression- and activation-associated marks. Upon differentiation, these “bivalent states” are resolved into fully active or fully repressed. In some instances, PcG components may even activate transcription, although it is unclear </w:t>
      </w:r>
      <w:del w:id="112" w:author="Giacomo Cavalli" w:date="2025-09-23T10:07:00Z" w16du:dateUtc="2025-09-23T08:07:00Z">
        <w:r w:rsidRPr="009F270E" w:rsidDel="002E6A7C">
          <w:rPr>
            <w:lang w:val="en-US"/>
          </w:rPr>
          <w:delText xml:space="preserve">whether </w:delText>
        </w:r>
      </w:del>
      <w:ins w:id="113" w:author="Giacomo Cavalli" w:date="2025-09-23T10:07:00Z" w16du:dateUtc="2025-09-23T08:07:00Z">
        <w:r w:rsidR="002E6A7C">
          <w:rPr>
            <w:lang w:val="en-US"/>
          </w:rPr>
          <w:t>how</w:t>
        </w:r>
        <w:r w:rsidR="002E6A7C" w:rsidRPr="009F270E">
          <w:rPr>
            <w:lang w:val="en-US"/>
          </w:rPr>
          <w:t xml:space="preserve"> widespread </w:t>
        </w:r>
      </w:ins>
      <w:r w:rsidRPr="009F270E">
        <w:rPr>
          <w:lang w:val="en-US"/>
        </w:rPr>
        <w:t>this phenomenon is</w:t>
      </w:r>
      <w:del w:id="114" w:author="Giacomo Cavalli" w:date="2025-09-23T10:08:00Z" w16du:dateUtc="2025-09-23T08:08:00Z">
        <w:r w:rsidRPr="009F270E" w:rsidDel="002E6A7C">
          <w:rPr>
            <w:lang w:val="en-US"/>
          </w:rPr>
          <w:delText xml:space="preserve"> </w:delText>
        </w:r>
      </w:del>
      <w:del w:id="115" w:author="Giacomo Cavalli" w:date="2025-09-23T10:07:00Z" w16du:dateUtc="2025-09-23T08:07:00Z">
        <w:r w:rsidRPr="009F270E" w:rsidDel="002E6A7C">
          <w:rPr>
            <w:lang w:val="en-US"/>
          </w:rPr>
          <w:delText xml:space="preserve">widespread </w:delText>
        </w:r>
      </w:del>
      <w:del w:id="116" w:author="Giacomo Cavalli" w:date="2025-09-23T10:08:00Z" w16du:dateUtc="2025-09-23T08:08:00Z">
        <w:r w:rsidRPr="009F270E" w:rsidDel="002E6A7C">
          <w:rPr>
            <w:lang w:val="en-US"/>
          </w:rPr>
          <w:delText>or rare</w:delText>
        </w:r>
      </w:del>
      <w:r w:rsidRPr="009F270E">
        <w:rPr>
          <w:lang w:val="en-US"/>
        </w:rPr>
        <w:t>. Importantly, PcG proteins regulate the organization of their target genes in the three-dimensional space of the nucleus, and this regulatory function is involved in the maintenance of cellular memory.</w:t>
      </w:r>
    </w:p>
    <w:p w14:paraId="278C2C53" w14:textId="77777777" w:rsidR="009F270E" w:rsidRPr="009F270E" w:rsidRDefault="009F270E" w:rsidP="009F270E">
      <w:pPr>
        <w:rPr>
          <w:lang w:val="en-US"/>
        </w:rPr>
      </w:pPr>
    </w:p>
    <w:p w14:paraId="2C4B5664" w14:textId="4900F37E" w:rsidR="009F270E" w:rsidRDefault="009F270E" w:rsidP="009F270E">
      <w:pPr>
        <w:rPr>
          <w:lang w:val="en-US"/>
        </w:rPr>
      </w:pPr>
      <w:r w:rsidRPr="009F270E">
        <w:rPr>
          <w:lang w:val="en-US"/>
        </w:rPr>
        <w:t xml:space="preserve">We would like to understand the molecular mechanisms of action of these factors, the role of regulation of higher order chromatin structure and nuclear organization in gene </w:t>
      </w:r>
      <w:del w:id="117" w:author="Giacomo Cavalli" w:date="2025-09-23T10:08:00Z" w16du:dateUtc="2025-09-23T08:08:00Z">
        <w:r w:rsidRPr="009F270E" w:rsidDel="002E6A7C">
          <w:rPr>
            <w:lang w:val="en-US"/>
          </w:rPr>
          <w:delText>regulation</w:delText>
        </w:r>
      </w:del>
      <w:ins w:id="118" w:author="Giacomo Cavalli" w:date="2025-09-23T10:08:00Z" w16du:dateUtc="2025-09-23T08:08:00Z">
        <w:r w:rsidR="002E6A7C">
          <w:rPr>
            <w:lang w:val="en-US"/>
          </w:rPr>
          <w:t>expression</w:t>
        </w:r>
      </w:ins>
      <w:del w:id="119" w:author="Giacomo Cavalli" w:date="2025-09-23T10:08:00Z" w16du:dateUtc="2025-09-23T08:08:00Z">
        <w:r w:rsidRPr="009F270E" w:rsidDel="002E6A7C">
          <w:rPr>
            <w:lang w:val="en-US"/>
          </w:rPr>
          <w:delText>,</w:delText>
        </w:r>
      </w:del>
      <w:r w:rsidRPr="009F270E">
        <w:rPr>
          <w:lang w:val="en-US"/>
        </w:rPr>
        <w:t xml:space="preserve"> and the </w:t>
      </w:r>
      <w:del w:id="120" w:author="Giacomo Cavalli" w:date="2025-09-23T10:08:00Z" w16du:dateUtc="2025-09-23T08:08:00Z">
        <w:r w:rsidRPr="009F270E" w:rsidDel="00322530">
          <w:rPr>
            <w:lang w:val="en-US"/>
          </w:rPr>
          <w:delText xml:space="preserve">key </w:delText>
        </w:r>
      </w:del>
      <w:r w:rsidRPr="009F270E">
        <w:rPr>
          <w:lang w:val="en-US"/>
        </w:rPr>
        <w:t xml:space="preserve">molecular </w:t>
      </w:r>
      <w:del w:id="121" w:author="Giacomo Cavalli" w:date="2025-09-23T10:09:00Z" w16du:dateUtc="2025-09-23T08:09:00Z">
        <w:r w:rsidRPr="009F270E" w:rsidDel="00322530">
          <w:rPr>
            <w:lang w:val="en-US"/>
          </w:rPr>
          <w:delText>pathways that are mobilized by these proteins to coordinate the regulation of cell differentiation with that of cell proliferation</w:delText>
        </w:r>
      </w:del>
      <w:ins w:id="122" w:author="Giacomo Cavalli" w:date="2025-09-23T10:09:00Z" w16du:dateUtc="2025-09-23T08:09:00Z">
        <w:r w:rsidR="00322530">
          <w:rPr>
            <w:lang w:val="en-US"/>
          </w:rPr>
          <w:t>mechanisms at the base of these processes</w:t>
        </w:r>
      </w:ins>
      <w:r w:rsidRPr="009F270E">
        <w:rPr>
          <w:lang w:val="en-US"/>
        </w:rPr>
        <w:t>. In particular, our research aims at (1) understanding, on a genome-wide scale, how these proteins are targeted to DNA and what are the consequences of this targeting on chromatin structure; (2) understanding the effect of PcG proteins on cell proliferation, cell differentiation and cell polarity, and dissecting the key components regulated by PcG proteins to modulate these pathways in specific tissues and developmental processes; (3) identifying the rules governing the distribution of their target genes in the cell nucleus and the effect of this organization on gene expression.</w:t>
      </w:r>
    </w:p>
    <w:p w14:paraId="3936D3BE" w14:textId="77777777" w:rsidR="009F270E" w:rsidRDefault="009F270E" w:rsidP="009F270E">
      <w:pPr>
        <w:rPr>
          <w:lang w:val="en-US"/>
        </w:rPr>
      </w:pPr>
    </w:p>
    <w:p w14:paraId="6C5C4A02" w14:textId="6F7B5713" w:rsidR="009F270E" w:rsidRDefault="009F270E" w:rsidP="009F270E">
      <w:pPr>
        <w:rPr>
          <w:u w:val="single"/>
          <w:lang w:val="en-US"/>
        </w:rPr>
      </w:pPr>
      <w:r w:rsidRPr="009F270E">
        <w:rPr>
          <w:u w:val="single"/>
          <w:lang w:val="en-US"/>
        </w:rPr>
        <w:t>Methods used in our lab</w:t>
      </w:r>
    </w:p>
    <w:p w14:paraId="4A6B7DEF" w14:textId="12E45869" w:rsidR="009F270E" w:rsidDel="00B5255A" w:rsidRDefault="009F270E" w:rsidP="00B5255A">
      <w:pPr>
        <w:pStyle w:val="ListParagraph"/>
        <w:rPr>
          <w:del w:id="123" w:author="Giacomo Cavalli" w:date="2025-09-23T16:36:00Z" w16du:dateUtc="2025-09-23T14:36:00Z"/>
          <w:color w:val="EE0000"/>
          <w:lang w:val="en-US"/>
        </w:rPr>
      </w:pPr>
      <w:del w:id="124" w:author="Giacomo Cavalli" w:date="2025-09-23T16:36:00Z" w16du:dateUtc="2025-09-23T14:36:00Z">
        <w:r w:rsidRPr="009F270E" w:rsidDel="00B5255A">
          <w:rPr>
            <w:color w:val="EE0000"/>
            <w:lang w:val="en-US"/>
          </w:rPr>
          <w:delText>Should I keep this par? Which methods should I highlight?</w:delText>
        </w:r>
      </w:del>
    </w:p>
    <w:p w14:paraId="61303E08" w14:textId="77777777" w:rsidR="00B5255A" w:rsidRDefault="00B5255A" w:rsidP="00B5255A">
      <w:pPr>
        <w:pStyle w:val="ListParagraph"/>
        <w:rPr>
          <w:ins w:id="125" w:author="Giacomo Cavalli" w:date="2025-09-23T16:36:00Z" w16du:dateUtc="2025-09-23T14:36:00Z"/>
          <w:color w:val="EE0000"/>
          <w:lang w:val="en-US"/>
        </w:rPr>
      </w:pPr>
    </w:p>
    <w:p w14:paraId="67EF805F" w14:textId="11A7FCB4" w:rsidR="00B5255A" w:rsidRDefault="00B5255A" w:rsidP="00B5255A">
      <w:pPr>
        <w:pStyle w:val="ListParagraph"/>
        <w:ind w:left="0"/>
        <w:rPr>
          <w:ins w:id="126" w:author="Giacomo Cavalli" w:date="2025-09-23T16:43:00Z" w16du:dateUtc="2025-09-23T14:43:00Z"/>
          <w:color w:val="EE0000"/>
          <w:lang w:val="en-US"/>
        </w:rPr>
      </w:pPr>
      <w:ins w:id="127" w:author="Giacomo Cavalli" w:date="2025-09-23T16:37:00Z" w16du:dateUtc="2025-09-23T14:37:00Z">
        <w:r>
          <w:rPr>
            <w:color w:val="EE0000"/>
            <w:lang w:val="en-US"/>
          </w:rPr>
          <w:t>Our lab</w:t>
        </w:r>
      </w:ins>
      <w:ins w:id="128" w:author="Giacomo Cavalli" w:date="2025-09-23T16:59:00Z" w16du:dateUtc="2025-09-23T14:59:00Z">
        <w:r w:rsidR="004E197A">
          <w:rPr>
            <w:color w:val="EE0000"/>
            <w:lang w:val="en-US"/>
          </w:rPr>
          <w:t xml:space="preserve"> has interdisciplinary expertise and</w:t>
        </w:r>
      </w:ins>
      <w:ins w:id="129" w:author="Giacomo Cavalli" w:date="2025-09-23T16:37:00Z" w16du:dateUtc="2025-09-23T14:37:00Z">
        <w:r>
          <w:rPr>
            <w:color w:val="EE0000"/>
            <w:lang w:val="en-US"/>
          </w:rPr>
          <w:t xml:space="preserve"> </w:t>
        </w:r>
      </w:ins>
      <w:ins w:id="130" w:author="Giacomo Cavalli" w:date="2025-09-23T16:59:00Z" w16du:dateUtc="2025-09-23T14:59:00Z">
        <w:r w:rsidR="004E197A">
          <w:rPr>
            <w:color w:val="EE0000"/>
            <w:lang w:val="en-US"/>
          </w:rPr>
          <w:t>exploits</w:t>
        </w:r>
      </w:ins>
      <w:ins w:id="131" w:author="Giacomo Cavalli" w:date="2025-09-23T16:37:00Z" w16du:dateUtc="2025-09-23T14:37:00Z">
        <w:r>
          <w:rPr>
            <w:color w:val="EE0000"/>
            <w:lang w:val="en-US"/>
          </w:rPr>
          <w:t xml:space="preserve"> multiple experimental </w:t>
        </w:r>
      </w:ins>
      <w:ins w:id="132" w:author="Giacomo Cavalli" w:date="2025-09-23T16:59:00Z" w16du:dateUtc="2025-09-23T14:59:00Z">
        <w:r w:rsidR="004E197A">
          <w:rPr>
            <w:color w:val="EE0000"/>
            <w:lang w:val="en-US"/>
          </w:rPr>
          <w:t xml:space="preserve">and analytical </w:t>
        </w:r>
      </w:ins>
      <w:ins w:id="133" w:author="Giacomo Cavalli" w:date="2025-09-23T17:09:00Z" w16du:dateUtc="2025-09-23T15:09:00Z">
        <w:r w:rsidR="0057162E">
          <w:rPr>
            <w:color w:val="EE0000"/>
            <w:lang w:val="en-US"/>
          </w:rPr>
          <w:t xml:space="preserve">cutting-edge </w:t>
        </w:r>
      </w:ins>
      <w:ins w:id="134" w:author="Giacomo Cavalli" w:date="2025-09-23T16:59:00Z" w16du:dateUtc="2025-09-23T14:59:00Z">
        <w:r w:rsidR="004E197A">
          <w:rPr>
            <w:color w:val="EE0000"/>
            <w:lang w:val="en-US"/>
          </w:rPr>
          <w:t>approa</w:t>
        </w:r>
      </w:ins>
      <w:ins w:id="135" w:author="Giacomo Cavalli" w:date="2025-09-23T17:00:00Z" w16du:dateUtc="2025-09-23T15:00:00Z">
        <w:r w:rsidR="004E197A">
          <w:rPr>
            <w:color w:val="EE0000"/>
            <w:lang w:val="en-US"/>
          </w:rPr>
          <w:t>ches</w:t>
        </w:r>
      </w:ins>
      <w:ins w:id="136" w:author="Giacomo Cavalli" w:date="2025-09-23T16:37:00Z" w16du:dateUtc="2025-09-23T14:37:00Z">
        <w:r>
          <w:rPr>
            <w:color w:val="EE0000"/>
            <w:lang w:val="en-US"/>
          </w:rPr>
          <w:t xml:space="preserve"> </w:t>
        </w:r>
      </w:ins>
      <w:ins w:id="137" w:author="Giacomo Cavalli" w:date="2025-09-23T17:00:00Z" w16du:dateUtc="2025-09-23T15:00:00Z">
        <w:r w:rsidR="004E197A">
          <w:rPr>
            <w:color w:val="EE0000"/>
            <w:lang w:val="en-US"/>
          </w:rPr>
          <w:t>as well as</w:t>
        </w:r>
      </w:ins>
      <w:ins w:id="138" w:author="Giacomo Cavalli" w:date="2025-09-23T16:37:00Z" w16du:dateUtc="2025-09-23T14:37:00Z">
        <w:r>
          <w:rPr>
            <w:color w:val="EE0000"/>
            <w:lang w:val="en-US"/>
          </w:rPr>
          <w:t xml:space="preserve"> model </w:t>
        </w:r>
      </w:ins>
      <w:ins w:id="139" w:author="Giacomo Cavalli" w:date="2025-09-23T17:00:00Z" w16du:dateUtc="2025-09-23T15:00:00Z">
        <w:r w:rsidR="004E197A">
          <w:rPr>
            <w:color w:val="EE0000"/>
            <w:lang w:val="en-US"/>
          </w:rPr>
          <w:t>organisms or cell systems</w:t>
        </w:r>
      </w:ins>
      <w:ins w:id="140" w:author="Giacomo Cavalli" w:date="2025-09-23T16:37:00Z" w16du:dateUtc="2025-09-23T14:37:00Z">
        <w:r>
          <w:rPr>
            <w:color w:val="EE0000"/>
            <w:lang w:val="en-US"/>
          </w:rPr>
          <w:t xml:space="preserve">. </w:t>
        </w:r>
      </w:ins>
      <w:ins w:id="141" w:author="Giacomo Cavalli" w:date="2025-09-23T16:38:00Z" w16du:dateUtc="2025-09-23T14:38:00Z">
        <w:r>
          <w:rPr>
            <w:color w:val="EE0000"/>
            <w:lang w:val="en-US"/>
          </w:rPr>
          <w:t xml:space="preserve">We work with </w:t>
        </w:r>
        <w:r>
          <w:rPr>
            <w:i/>
            <w:iCs/>
            <w:color w:val="EE0000"/>
            <w:lang w:val="en-US"/>
          </w:rPr>
          <w:t>Drosophila</w:t>
        </w:r>
      </w:ins>
      <w:ins w:id="142" w:author="Giacomo Cavalli" w:date="2025-09-23T17:00:00Z" w16du:dateUtc="2025-09-23T15:00:00Z">
        <w:r w:rsidR="004E197A">
          <w:rPr>
            <w:color w:val="EE0000"/>
            <w:lang w:val="en-US"/>
          </w:rPr>
          <w:t>,</w:t>
        </w:r>
      </w:ins>
      <w:ins w:id="143" w:author="Giacomo Cavalli" w:date="2025-09-23T16:38:00Z" w16du:dateUtc="2025-09-23T14:38:00Z">
        <w:r>
          <w:rPr>
            <w:color w:val="EE0000"/>
            <w:lang w:val="en-US"/>
          </w:rPr>
          <w:t xml:space="preserve"> an invaluable model organisms </w:t>
        </w:r>
      </w:ins>
      <w:ins w:id="144" w:author="Giacomo Cavalli" w:date="2025-09-23T17:00:00Z" w16du:dateUtc="2025-09-23T15:00:00Z">
        <w:r w:rsidR="004E197A">
          <w:rPr>
            <w:color w:val="EE0000"/>
            <w:lang w:val="en-US"/>
          </w:rPr>
          <w:t>with</w:t>
        </w:r>
      </w:ins>
      <w:ins w:id="145" w:author="Giacomo Cavalli" w:date="2025-09-23T16:38:00Z" w16du:dateUtc="2025-09-23T14:38:00Z">
        <w:r>
          <w:rPr>
            <w:color w:val="EE0000"/>
            <w:lang w:val="en-US"/>
          </w:rPr>
          <w:t xml:space="preserve"> powerful genet</w:t>
        </w:r>
      </w:ins>
      <w:ins w:id="146" w:author="Giacomo Cavalli" w:date="2025-09-23T16:39:00Z" w16du:dateUtc="2025-09-23T14:39:00Z">
        <w:r>
          <w:rPr>
            <w:color w:val="EE0000"/>
            <w:lang w:val="en-US"/>
          </w:rPr>
          <w:t>ic</w:t>
        </w:r>
      </w:ins>
      <w:ins w:id="147" w:author="Giacomo Cavalli" w:date="2025-09-23T17:01:00Z" w16du:dateUtc="2025-09-23T15:01:00Z">
        <w:r w:rsidR="004E197A">
          <w:rPr>
            <w:color w:val="EE0000"/>
            <w:lang w:val="en-US"/>
          </w:rPr>
          <w:t xml:space="preserve"> tool</w:t>
        </w:r>
      </w:ins>
      <w:ins w:id="148" w:author="Giacomo Cavalli" w:date="2025-09-23T16:39:00Z" w16du:dateUtc="2025-09-23T14:39:00Z">
        <w:r>
          <w:rPr>
            <w:color w:val="EE0000"/>
            <w:lang w:val="en-US"/>
          </w:rPr>
          <w:t>s</w:t>
        </w:r>
      </w:ins>
      <w:ins w:id="149" w:author="Giacomo Cavalli" w:date="2025-09-23T17:01:00Z" w16du:dateUtc="2025-09-23T15:01:00Z">
        <w:r w:rsidR="004E197A">
          <w:rPr>
            <w:color w:val="EE0000"/>
            <w:lang w:val="en-US"/>
          </w:rPr>
          <w:t xml:space="preserve"> that</w:t>
        </w:r>
      </w:ins>
      <w:ins w:id="150" w:author="Giacomo Cavalli" w:date="2025-09-23T16:38:00Z" w16du:dateUtc="2025-09-23T14:38:00Z">
        <w:r>
          <w:rPr>
            <w:color w:val="EE0000"/>
            <w:lang w:val="en-US"/>
          </w:rPr>
          <w:t xml:space="preserve"> allow us to perform in vivo studies</w:t>
        </w:r>
      </w:ins>
      <w:ins w:id="151" w:author="Giacomo Cavalli" w:date="2025-09-23T17:01:00Z" w16du:dateUtc="2025-09-23T15:01:00Z">
        <w:r w:rsidR="004E197A">
          <w:rPr>
            <w:color w:val="EE0000"/>
            <w:lang w:val="en-US"/>
          </w:rPr>
          <w:t xml:space="preserve">. </w:t>
        </w:r>
      </w:ins>
      <w:ins w:id="152" w:author="Giacomo Cavalli" w:date="2025-09-23T17:02:00Z" w16du:dateUtc="2025-09-23T15:02:00Z">
        <w:r w:rsidR="004E197A">
          <w:rPr>
            <w:i/>
            <w:iCs/>
            <w:color w:val="EE0000"/>
            <w:lang w:val="en-US"/>
          </w:rPr>
          <w:t>Drosophila</w:t>
        </w:r>
        <w:r w:rsidR="004E197A">
          <w:rPr>
            <w:color w:val="EE0000"/>
            <w:lang w:val="en-US"/>
          </w:rPr>
          <w:t xml:space="preserve"> results</w:t>
        </w:r>
      </w:ins>
      <w:ins w:id="153" w:author="Giacomo Cavalli" w:date="2025-09-23T16:38:00Z" w16du:dateUtc="2025-09-23T14:38:00Z">
        <w:r>
          <w:rPr>
            <w:color w:val="EE0000"/>
            <w:lang w:val="en-US"/>
          </w:rPr>
          <w:t xml:space="preserve"> </w:t>
        </w:r>
      </w:ins>
      <w:ins w:id="154" w:author="Giacomo Cavalli" w:date="2025-09-23T16:39:00Z" w16du:dateUtc="2025-09-23T14:39:00Z">
        <w:r>
          <w:rPr>
            <w:color w:val="EE0000"/>
            <w:lang w:val="en-US"/>
          </w:rPr>
          <w:t xml:space="preserve">are also relevant for mammalian biology because of the </w:t>
        </w:r>
      </w:ins>
      <w:ins w:id="155" w:author="Giacomo Cavalli" w:date="2025-09-23T16:40:00Z" w16du:dateUtc="2025-09-23T14:40:00Z">
        <w:r>
          <w:rPr>
            <w:color w:val="EE0000"/>
            <w:lang w:val="en-US"/>
          </w:rPr>
          <w:t xml:space="preserve">extensive similarities </w:t>
        </w:r>
      </w:ins>
      <w:ins w:id="156" w:author="Giacomo Cavalli" w:date="2025-09-23T16:41:00Z" w16du:dateUtc="2025-09-23T14:41:00Z">
        <w:r>
          <w:rPr>
            <w:color w:val="EE0000"/>
            <w:lang w:val="en-US"/>
          </w:rPr>
          <w:t>from</w:t>
        </w:r>
      </w:ins>
      <w:ins w:id="157" w:author="Giacomo Cavalli" w:date="2025-09-23T16:40:00Z" w16du:dateUtc="2025-09-23T14:40:00Z">
        <w:r>
          <w:rPr>
            <w:color w:val="EE0000"/>
            <w:lang w:val="en-US"/>
          </w:rPr>
          <w:t xml:space="preserve"> flies </w:t>
        </w:r>
      </w:ins>
      <w:ins w:id="158" w:author="Giacomo Cavalli" w:date="2025-09-23T16:41:00Z" w16du:dateUtc="2025-09-23T14:41:00Z">
        <w:r>
          <w:rPr>
            <w:color w:val="EE0000"/>
            <w:lang w:val="en-US"/>
          </w:rPr>
          <w:t>to humans</w:t>
        </w:r>
      </w:ins>
      <w:ins w:id="159" w:author="Giacomo Cavalli" w:date="2025-09-23T16:40:00Z" w16du:dateUtc="2025-09-23T14:40:00Z">
        <w:r>
          <w:rPr>
            <w:color w:val="EE0000"/>
            <w:lang w:val="en-US"/>
          </w:rPr>
          <w:t xml:space="preserve"> in terms of regulatory logic of genome, cell and developmental regulation.</w:t>
        </w:r>
      </w:ins>
      <w:ins w:id="160" w:author="Giacomo Cavalli" w:date="2025-09-23T16:41:00Z" w16du:dateUtc="2025-09-23T14:41:00Z">
        <w:r>
          <w:rPr>
            <w:color w:val="EE0000"/>
            <w:lang w:val="en-US"/>
          </w:rPr>
          <w:t xml:space="preserve"> </w:t>
        </w:r>
      </w:ins>
      <w:ins w:id="161" w:author="Giacomo Cavalli" w:date="2025-09-23T17:02:00Z" w16du:dateUtc="2025-09-23T15:02:00Z">
        <w:r w:rsidR="004E197A">
          <w:rPr>
            <w:color w:val="EE0000"/>
            <w:lang w:val="en-US"/>
          </w:rPr>
          <w:t>As a complementary system</w:t>
        </w:r>
      </w:ins>
      <w:ins w:id="162" w:author="Giacomo Cavalli" w:date="2025-09-23T17:03:00Z" w16du:dateUtc="2025-09-23T15:03:00Z">
        <w:r w:rsidR="004E197A">
          <w:rPr>
            <w:color w:val="EE0000"/>
            <w:lang w:val="en-US"/>
          </w:rPr>
          <w:t xml:space="preserve"> we</w:t>
        </w:r>
      </w:ins>
      <w:ins w:id="163" w:author="Giacomo Cavalli" w:date="2025-09-23T16:41:00Z" w16du:dateUtc="2025-09-23T14:41:00Z">
        <w:r>
          <w:rPr>
            <w:color w:val="EE0000"/>
            <w:lang w:val="en-US"/>
          </w:rPr>
          <w:t xml:space="preserve"> use Embryonic Stem Cells (ESCs) a powerful </w:t>
        </w:r>
      </w:ins>
      <w:ins w:id="164" w:author="Giacomo Cavalli" w:date="2025-09-23T17:03:00Z" w16du:dateUtc="2025-09-23T15:03:00Z">
        <w:r w:rsidR="004E197A">
          <w:rPr>
            <w:color w:val="EE0000"/>
            <w:lang w:val="en-US"/>
          </w:rPr>
          <w:t>experimental model</w:t>
        </w:r>
      </w:ins>
      <w:ins w:id="165" w:author="Giacomo Cavalli" w:date="2025-09-23T16:41:00Z" w16du:dateUtc="2025-09-23T14:41:00Z">
        <w:r>
          <w:rPr>
            <w:color w:val="EE0000"/>
            <w:lang w:val="en-US"/>
          </w:rPr>
          <w:t xml:space="preserve"> </w:t>
        </w:r>
      </w:ins>
      <w:ins w:id="166" w:author="Giacomo Cavalli" w:date="2025-09-23T17:03:00Z" w16du:dateUtc="2025-09-23T15:03:00Z">
        <w:r w:rsidR="004E197A">
          <w:rPr>
            <w:color w:val="EE0000"/>
            <w:lang w:val="en-US"/>
          </w:rPr>
          <w:t>for the</w:t>
        </w:r>
      </w:ins>
      <w:ins w:id="167" w:author="Giacomo Cavalli" w:date="2025-09-23T16:41:00Z" w16du:dateUtc="2025-09-23T14:41:00Z">
        <w:r>
          <w:rPr>
            <w:color w:val="EE0000"/>
            <w:lang w:val="en-US"/>
          </w:rPr>
          <w:t xml:space="preserve"> study </w:t>
        </w:r>
      </w:ins>
      <w:ins w:id="168" w:author="Giacomo Cavalli" w:date="2025-09-23T17:03:00Z" w16du:dateUtc="2025-09-23T15:03:00Z">
        <w:r w:rsidR="004E197A">
          <w:rPr>
            <w:color w:val="EE0000"/>
            <w:lang w:val="en-US"/>
          </w:rPr>
          <w:t xml:space="preserve">of </w:t>
        </w:r>
      </w:ins>
      <w:ins w:id="169" w:author="Giacomo Cavalli" w:date="2025-09-23T16:41:00Z" w16du:dateUtc="2025-09-23T14:41:00Z">
        <w:r>
          <w:rPr>
            <w:color w:val="EE0000"/>
            <w:lang w:val="en-US"/>
          </w:rPr>
          <w:t>pluripotency and cell differentiation</w:t>
        </w:r>
      </w:ins>
      <w:ins w:id="170" w:author="Giacomo Cavalli" w:date="2025-09-23T16:42:00Z" w16du:dateUtc="2025-09-23T14:42:00Z">
        <w:r>
          <w:rPr>
            <w:color w:val="EE0000"/>
            <w:lang w:val="en-US"/>
          </w:rPr>
          <w:t xml:space="preserve"> toward </w:t>
        </w:r>
      </w:ins>
      <w:ins w:id="171" w:author="Giacomo Cavalli" w:date="2025-09-23T17:03:00Z" w16du:dateUtc="2025-09-23T15:03:00Z">
        <w:r w:rsidR="004E197A">
          <w:rPr>
            <w:color w:val="EE0000"/>
            <w:lang w:val="en-US"/>
          </w:rPr>
          <w:t>multiple</w:t>
        </w:r>
      </w:ins>
      <w:ins w:id="172" w:author="Giacomo Cavalli" w:date="2025-09-23T16:42:00Z" w16du:dateUtc="2025-09-23T14:42:00Z">
        <w:r>
          <w:rPr>
            <w:color w:val="EE0000"/>
            <w:lang w:val="en-US"/>
          </w:rPr>
          <w:t xml:space="preserve"> lineages. </w:t>
        </w:r>
      </w:ins>
      <w:ins w:id="173" w:author="Giacomo Cavalli" w:date="2025-09-23T17:03:00Z" w16du:dateUtc="2025-09-23T15:03:00Z">
        <w:r w:rsidR="004E197A">
          <w:rPr>
            <w:color w:val="EE0000"/>
            <w:lang w:val="en-US"/>
          </w:rPr>
          <w:t>S</w:t>
        </w:r>
      </w:ins>
      <w:ins w:id="174" w:author="Giacomo Cavalli" w:date="2025-09-23T17:04:00Z" w16du:dateUtc="2025-09-23T15:04:00Z">
        <w:r w:rsidR="004E197A">
          <w:rPr>
            <w:color w:val="EE0000"/>
            <w:lang w:val="en-US"/>
          </w:rPr>
          <w:t>pecific</w:t>
        </w:r>
      </w:ins>
      <w:ins w:id="175" w:author="Giacomo Cavalli" w:date="2025-09-23T16:42:00Z" w16du:dateUtc="2025-09-23T14:42:00Z">
        <w:r>
          <w:rPr>
            <w:color w:val="EE0000"/>
            <w:lang w:val="en-US"/>
          </w:rPr>
          <w:t xml:space="preserve"> differentiation protocols have been established in order to mimic pre- o</w:t>
        </w:r>
      </w:ins>
      <w:ins w:id="176" w:author="Giacomo Cavalli" w:date="2025-09-23T16:43:00Z" w16du:dateUtc="2025-09-23T14:43:00Z">
        <w:r>
          <w:rPr>
            <w:color w:val="EE0000"/>
            <w:lang w:val="en-US"/>
          </w:rPr>
          <w:t>r post-implantation embryonic development and we are using them to decipher the role of epigenetic inheritance in different cell lineages.</w:t>
        </w:r>
      </w:ins>
    </w:p>
    <w:p w14:paraId="7C022BC9" w14:textId="77777777" w:rsidR="00C86061" w:rsidRDefault="00C86061" w:rsidP="00B5255A">
      <w:pPr>
        <w:pStyle w:val="ListParagraph"/>
        <w:ind w:left="0"/>
        <w:rPr>
          <w:ins w:id="177" w:author="Giacomo Cavalli" w:date="2025-09-23T16:43:00Z" w16du:dateUtc="2025-09-23T14:43:00Z"/>
          <w:color w:val="EE0000"/>
          <w:lang w:val="en-US"/>
        </w:rPr>
      </w:pPr>
    </w:p>
    <w:p w14:paraId="5874F75A" w14:textId="2BD81557" w:rsidR="00C86061" w:rsidRDefault="0057162E" w:rsidP="00B5255A">
      <w:pPr>
        <w:pStyle w:val="ListParagraph"/>
        <w:ind w:left="0"/>
        <w:rPr>
          <w:ins w:id="178" w:author="Giacomo Cavalli" w:date="2025-09-23T16:47:00Z" w16du:dateUtc="2025-09-23T14:47:00Z"/>
          <w:color w:val="EE0000"/>
          <w:lang w:val="en-US"/>
        </w:rPr>
      </w:pPr>
      <w:ins w:id="179" w:author="Giacomo Cavalli" w:date="2025-09-23T17:04:00Z" w16du:dateUtc="2025-09-23T15:04:00Z">
        <w:r>
          <w:rPr>
            <w:color w:val="EE0000"/>
            <w:lang w:val="en-US"/>
          </w:rPr>
          <w:t>To test mechan</w:t>
        </w:r>
      </w:ins>
      <w:ins w:id="180" w:author="Giacomo Cavalli" w:date="2025-09-23T17:05:00Z" w16du:dateUtc="2025-09-23T15:05:00Z">
        <w:r>
          <w:rPr>
            <w:color w:val="EE0000"/>
            <w:lang w:val="en-US"/>
          </w:rPr>
          <w:t xml:space="preserve">istic hypotheses </w:t>
        </w:r>
        <w:r>
          <w:rPr>
            <w:i/>
            <w:iCs/>
            <w:color w:val="EE0000"/>
            <w:lang w:val="en-US"/>
          </w:rPr>
          <w:t>in vivo</w:t>
        </w:r>
      </w:ins>
      <w:ins w:id="181" w:author="Giacomo Cavalli" w:date="2025-09-23T16:44:00Z" w16du:dateUtc="2025-09-23T14:44:00Z">
        <w:r w:rsidR="00C86061">
          <w:rPr>
            <w:color w:val="EE0000"/>
            <w:lang w:val="en-US"/>
          </w:rPr>
          <w:t>, we exploit elaborated molecular</w:t>
        </w:r>
      </w:ins>
      <w:ins w:id="182" w:author="Giacomo Cavalli" w:date="2025-09-23T17:05:00Z" w16du:dateUtc="2025-09-23T15:05:00Z">
        <w:r>
          <w:rPr>
            <w:color w:val="EE0000"/>
            <w:lang w:val="en-US"/>
          </w:rPr>
          <w:t xml:space="preserve"> and developmental </w:t>
        </w:r>
      </w:ins>
      <w:ins w:id="183" w:author="Giacomo Cavalli" w:date="2025-09-23T16:44:00Z" w16du:dateUtc="2025-09-23T14:44:00Z">
        <w:r w:rsidR="00C86061">
          <w:rPr>
            <w:color w:val="EE0000"/>
            <w:lang w:val="en-US"/>
          </w:rPr>
          <w:t xml:space="preserve">genetic </w:t>
        </w:r>
      </w:ins>
      <w:ins w:id="184" w:author="Giacomo Cavalli" w:date="2025-09-23T17:05:00Z" w16du:dateUtc="2025-09-23T15:05:00Z">
        <w:r>
          <w:rPr>
            <w:color w:val="EE0000"/>
            <w:lang w:val="en-US"/>
          </w:rPr>
          <w:t>approaches</w:t>
        </w:r>
      </w:ins>
      <w:ins w:id="185" w:author="Giacomo Cavalli" w:date="2025-09-23T16:44:00Z" w16du:dateUtc="2025-09-23T14:44:00Z">
        <w:r w:rsidR="00C86061">
          <w:rPr>
            <w:color w:val="EE0000"/>
            <w:lang w:val="en-US"/>
          </w:rPr>
          <w:t xml:space="preserve"> in flies </w:t>
        </w:r>
      </w:ins>
      <w:ins w:id="186" w:author="Giacomo Cavalli" w:date="2025-09-23T17:05:00Z" w16du:dateUtc="2025-09-23T15:05:00Z">
        <w:r>
          <w:rPr>
            <w:color w:val="EE0000"/>
            <w:lang w:val="en-US"/>
          </w:rPr>
          <w:t>that</w:t>
        </w:r>
      </w:ins>
      <w:ins w:id="187" w:author="Giacomo Cavalli" w:date="2025-09-23T16:45:00Z" w16du:dateUtc="2025-09-23T14:45:00Z">
        <w:r w:rsidR="00C86061">
          <w:rPr>
            <w:color w:val="EE0000"/>
            <w:lang w:val="en-US"/>
          </w:rPr>
          <w:t xml:space="preserve"> allow us to deplete or ectopically express any component of interest in a cell type, tissue or temporal stage of choice. Simi</w:t>
        </w:r>
      </w:ins>
      <w:ins w:id="188" w:author="Giacomo Cavalli" w:date="2025-09-23T16:46:00Z" w16du:dateUtc="2025-09-23T14:46:00Z">
        <w:r w:rsidR="00C86061">
          <w:rPr>
            <w:color w:val="EE0000"/>
            <w:lang w:val="en-US"/>
          </w:rPr>
          <w:t>larly, we use CRISPR technology and reversible overexpression or protein depletion systems in cell culture to analyse the role of specific components in</w:t>
        </w:r>
      </w:ins>
      <w:ins w:id="189" w:author="Giacomo Cavalli" w:date="2025-09-23T17:06:00Z" w16du:dateUtc="2025-09-23T15:06:00Z">
        <w:r>
          <w:rPr>
            <w:color w:val="EE0000"/>
            <w:lang w:val="en-US"/>
          </w:rPr>
          <w:t xml:space="preserve"> mammalian</w:t>
        </w:r>
      </w:ins>
      <w:ins w:id="190" w:author="Giacomo Cavalli" w:date="2025-09-23T16:46:00Z" w16du:dateUtc="2025-09-23T14:46:00Z">
        <w:r w:rsidR="00C86061">
          <w:rPr>
            <w:color w:val="EE0000"/>
            <w:lang w:val="en-US"/>
          </w:rPr>
          <w:t xml:space="preserve"> gen</w:t>
        </w:r>
      </w:ins>
      <w:ins w:id="191" w:author="Giacomo Cavalli" w:date="2025-09-23T16:47:00Z" w16du:dateUtc="2025-09-23T14:47:00Z">
        <w:r w:rsidR="00C86061">
          <w:rPr>
            <w:color w:val="EE0000"/>
            <w:lang w:val="en-US"/>
          </w:rPr>
          <w:t xml:space="preserve">ome regulation and cell differentiation. </w:t>
        </w:r>
      </w:ins>
    </w:p>
    <w:p w14:paraId="50031788" w14:textId="77777777" w:rsidR="00C86061" w:rsidRDefault="00C86061" w:rsidP="00B5255A">
      <w:pPr>
        <w:pStyle w:val="ListParagraph"/>
        <w:ind w:left="0"/>
        <w:rPr>
          <w:ins w:id="192" w:author="Giacomo Cavalli" w:date="2025-09-23T16:47:00Z" w16du:dateUtc="2025-09-23T14:47:00Z"/>
          <w:color w:val="EE0000"/>
          <w:lang w:val="en-US"/>
        </w:rPr>
      </w:pPr>
    </w:p>
    <w:p w14:paraId="71AF518D" w14:textId="26FC246A" w:rsidR="00C86061" w:rsidRDefault="00C86061" w:rsidP="00B5255A">
      <w:pPr>
        <w:pStyle w:val="ListParagraph"/>
        <w:ind w:left="0"/>
        <w:rPr>
          <w:ins w:id="193" w:author="Giacomo Cavalli" w:date="2025-09-23T16:55:00Z" w16du:dateUtc="2025-09-23T14:55:00Z"/>
          <w:color w:val="EE0000"/>
          <w:lang w:val="en-US"/>
        </w:rPr>
      </w:pPr>
      <w:ins w:id="194" w:author="Giacomo Cavalli" w:date="2025-09-23T16:47:00Z" w16du:dateUtc="2025-09-23T14:47:00Z">
        <w:r>
          <w:rPr>
            <w:color w:val="EE0000"/>
            <w:lang w:val="en-US"/>
          </w:rPr>
          <w:t xml:space="preserve">We use state-of-the art genomic and epigenomic techniques to map </w:t>
        </w:r>
      </w:ins>
      <w:ins w:id="195" w:author="Giacomo Cavalli" w:date="2025-09-23T16:48:00Z" w16du:dateUtc="2025-09-23T14:48:00Z">
        <w:r>
          <w:rPr>
            <w:color w:val="EE0000"/>
            <w:lang w:val="en-US"/>
          </w:rPr>
          <w:t>the epigenome, transcriptome and the proteome of the cells of interest.</w:t>
        </w:r>
      </w:ins>
      <w:ins w:id="196" w:author="Giacomo Cavalli" w:date="2025-09-23T16:50:00Z" w16du:dateUtc="2025-09-23T14:50:00Z">
        <w:r>
          <w:rPr>
            <w:color w:val="EE0000"/>
            <w:lang w:val="en-US"/>
          </w:rPr>
          <w:t xml:space="preserve"> </w:t>
        </w:r>
      </w:ins>
      <w:ins w:id="197" w:author="Giacomo Cavalli" w:date="2025-09-23T16:51:00Z" w16du:dateUtc="2025-09-23T14:51:00Z">
        <w:r>
          <w:rPr>
            <w:color w:val="EE0000"/>
            <w:lang w:val="en-US"/>
          </w:rPr>
          <w:t xml:space="preserve">We are currently developing low-cell, single-cell or single-nucleus </w:t>
        </w:r>
      </w:ins>
      <w:ins w:id="198" w:author="Giacomo Cavalli" w:date="2025-09-23T16:52:00Z" w16du:dateUtc="2025-09-23T14:52:00Z">
        <w:r>
          <w:rPr>
            <w:color w:val="EE0000"/>
            <w:lang w:val="en-US"/>
          </w:rPr>
          <w:t xml:space="preserve">multiomic </w:t>
        </w:r>
      </w:ins>
      <w:ins w:id="199" w:author="Giacomo Cavalli" w:date="2025-09-23T16:51:00Z" w16du:dateUtc="2025-09-23T14:51:00Z">
        <w:r>
          <w:rPr>
            <w:color w:val="EE0000"/>
            <w:lang w:val="en-US"/>
          </w:rPr>
          <w:t xml:space="preserve">methods to enable the analysis of low </w:t>
        </w:r>
      </w:ins>
      <w:ins w:id="200" w:author="Giacomo Cavalli" w:date="2025-09-23T16:52:00Z" w16du:dateUtc="2025-09-23T14:52:00Z">
        <w:r>
          <w:rPr>
            <w:color w:val="EE0000"/>
            <w:lang w:val="en-US"/>
          </w:rPr>
          <w:t xml:space="preserve">cell numbers </w:t>
        </w:r>
      </w:ins>
      <w:ins w:id="201" w:author="Giacomo Cavalli" w:date="2025-09-23T16:51:00Z" w16du:dateUtc="2025-09-23T14:51:00Z">
        <w:r>
          <w:rPr>
            <w:color w:val="EE0000"/>
            <w:lang w:val="en-US"/>
          </w:rPr>
          <w:t xml:space="preserve">or </w:t>
        </w:r>
      </w:ins>
      <w:ins w:id="202" w:author="Giacomo Cavalli" w:date="2025-09-23T16:52:00Z" w16du:dateUtc="2025-09-23T14:52:00Z">
        <w:r>
          <w:rPr>
            <w:color w:val="EE0000"/>
            <w:lang w:val="en-US"/>
          </w:rPr>
          <w:t>of individual</w:t>
        </w:r>
      </w:ins>
      <w:ins w:id="203" w:author="Giacomo Cavalli" w:date="2025-09-23T16:51:00Z" w16du:dateUtc="2025-09-23T14:51:00Z">
        <w:r>
          <w:rPr>
            <w:color w:val="EE0000"/>
            <w:lang w:val="en-US"/>
          </w:rPr>
          <w:t xml:space="preserve"> </w:t>
        </w:r>
      </w:ins>
      <w:ins w:id="204" w:author="Giacomo Cavalli" w:date="2025-09-23T16:52:00Z" w16du:dateUtc="2025-09-23T14:52:00Z">
        <w:r>
          <w:rPr>
            <w:color w:val="EE0000"/>
            <w:lang w:val="en-US"/>
          </w:rPr>
          <w:t>cells, with the aim of understa</w:t>
        </w:r>
      </w:ins>
      <w:ins w:id="205" w:author="Giacomo Cavalli" w:date="2025-09-23T16:53:00Z" w16du:dateUtc="2025-09-23T14:53:00Z">
        <w:r>
          <w:rPr>
            <w:color w:val="EE0000"/>
            <w:lang w:val="en-US"/>
          </w:rPr>
          <w:t>nding genome structure and function.</w:t>
        </w:r>
      </w:ins>
      <w:ins w:id="206" w:author="Giacomo Cavalli" w:date="2025-09-23T16:51:00Z" w16du:dateUtc="2025-09-23T14:51:00Z">
        <w:r>
          <w:rPr>
            <w:color w:val="EE0000"/>
            <w:lang w:val="en-US"/>
          </w:rPr>
          <w:t xml:space="preserve"> </w:t>
        </w:r>
      </w:ins>
      <w:ins w:id="207" w:author="Giacomo Cavalli" w:date="2025-09-23T16:48:00Z" w16du:dateUtc="2025-09-23T14:48:00Z">
        <w:r>
          <w:rPr>
            <w:color w:val="EE0000"/>
            <w:lang w:val="en-US"/>
          </w:rPr>
          <w:t xml:space="preserve"> </w:t>
        </w:r>
      </w:ins>
      <w:ins w:id="208" w:author="Giacomo Cavalli" w:date="2025-09-23T16:53:00Z" w16du:dateUtc="2025-09-23T14:53:00Z">
        <w:r>
          <w:rPr>
            <w:color w:val="EE0000"/>
            <w:lang w:val="en-US"/>
          </w:rPr>
          <w:t>In particular, we</w:t>
        </w:r>
      </w:ins>
      <w:ins w:id="209" w:author="Giacomo Cavalli" w:date="2025-09-23T16:48:00Z" w16du:dateUtc="2025-09-23T14:48:00Z">
        <w:r>
          <w:rPr>
            <w:color w:val="EE0000"/>
            <w:lang w:val="en-US"/>
          </w:rPr>
          <w:t xml:space="preserve"> have strong expertise in 3D genome ar</w:t>
        </w:r>
      </w:ins>
      <w:ins w:id="210" w:author="Giacomo Cavalli" w:date="2025-09-23T16:49:00Z" w16du:dateUtc="2025-09-23T14:49:00Z">
        <w:r>
          <w:rPr>
            <w:color w:val="EE0000"/>
            <w:lang w:val="en-US"/>
          </w:rPr>
          <w:t xml:space="preserve">chitecture mapping using Hi-C and microC methods and their derivatives. We also use advanced </w:t>
        </w:r>
      </w:ins>
      <w:ins w:id="211" w:author="Giacomo Cavalli" w:date="2025-09-23T16:53:00Z" w16du:dateUtc="2025-09-23T14:53:00Z">
        <w:r>
          <w:rPr>
            <w:color w:val="EE0000"/>
            <w:lang w:val="en-US"/>
          </w:rPr>
          <w:t>imaging</w:t>
        </w:r>
      </w:ins>
      <w:ins w:id="212" w:author="Giacomo Cavalli" w:date="2025-09-23T16:49:00Z" w16du:dateUtc="2025-09-23T14:49:00Z">
        <w:r>
          <w:rPr>
            <w:color w:val="EE0000"/>
            <w:lang w:val="en-US"/>
          </w:rPr>
          <w:t xml:space="preserve">, either in fixed tissues or in live </w:t>
        </w:r>
      </w:ins>
      <w:ins w:id="213" w:author="Giacomo Cavalli" w:date="2025-09-23T16:50:00Z" w16du:dateUtc="2025-09-23T14:50:00Z">
        <w:r>
          <w:rPr>
            <w:color w:val="EE0000"/>
            <w:lang w:val="en-US"/>
          </w:rPr>
          <w:t xml:space="preserve">applications. We develop multiplex microscopy </w:t>
        </w:r>
        <w:r>
          <w:rPr>
            <w:color w:val="EE0000"/>
            <w:lang w:val="en-US"/>
          </w:rPr>
          <w:lastRenderedPageBreak/>
          <w:t>techniques to study proteins, RNAs and the 3D folding of chromatin</w:t>
        </w:r>
      </w:ins>
      <w:ins w:id="214" w:author="Giacomo Cavalli" w:date="2025-09-23T16:54:00Z" w16du:dateUtc="2025-09-23T14:54:00Z">
        <w:r>
          <w:rPr>
            <w:color w:val="EE0000"/>
            <w:lang w:val="en-US"/>
          </w:rPr>
          <w:t>, individually or simulateously</w:t>
        </w:r>
      </w:ins>
      <w:ins w:id="215" w:author="Giacomo Cavalli" w:date="2025-09-23T16:50:00Z" w16du:dateUtc="2025-09-23T14:50:00Z">
        <w:r>
          <w:rPr>
            <w:color w:val="EE0000"/>
            <w:lang w:val="en-US"/>
          </w:rPr>
          <w:t>.</w:t>
        </w:r>
      </w:ins>
      <w:ins w:id="216" w:author="Giacomo Cavalli" w:date="2025-09-23T16:54:00Z" w16du:dateUtc="2025-09-23T14:54:00Z">
        <w:r>
          <w:rPr>
            <w:color w:val="EE0000"/>
            <w:lang w:val="en-US"/>
          </w:rPr>
          <w:t xml:space="preserve"> </w:t>
        </w:r>
      </w:ins>
    </w:p>
    <w:p w14:paraId="6EE61F29" w14:textId="77777777" w:rsidR="004E197A" w:rsidRDefault="004E197A" w:rsidP="00B5255A">
      <w:pPr>
        <w:pStyle w:val="ListParagraph"/>
        <w:ind w:left="0"/>
        <w:rPr>
          <w:ins w:id="217" w:author="Giacomo Cavalli" w:date="2025-09-23T16:55:00Z" w16du:dateUtc="2025-09-23T14:55:00Z"/>
          <w:color w:val="EE0000"/>
          <w:lang w:val="en-US"/>
        </w:rPr>
      </w:pPr>
    </w:p>
    <w:p w14:paraId="44F1779F" w14:textId="19A9F0AB" w:rsidR="004E197A" w:rsidRDefault="004E197A" w:rsidP="00B5255A">
      <w:pPr>
        <w:pStyle w:val="ListParagraph"/>
        <w:ind w:left="0"/>
        <w:rPr>
          <w:ins w:id="218" w:author="Giacomo Cavalli" w:date="2025-09-23T17:10:00Z" w16du:dateUtc="2025-09-23T15:10:00Z"/>
          <w:color w:val="EE0000"/>
          <w:lang w:val="en-US"/>
        </w:rPr>
      </w:pPr>
      <w:ins w:id="219" w:author="Giacomo Cavalli" w:date="2025-09-23T16:55:00Z" w16du:dateUtc="2025-09-23T14:55:00Z">
        <w:r>
          <w:rPr>
            <w:color w:val="EE0000"/>
            <w:lang w:val="en-US"/>
          </w:rPr>
          <w:t>Furthermore, we perform sophisticated computational analysis</w:t>
        </w:r>
      </w:ins>
      <w:ins w:id="220" w:author="Giacomo Cavalli" w:date="2025-09-23T16:56:00Z" w16du:dateUtc="2025-09-23T14:56:00Z">
        <w:r>
          <w:rPr>
            <w:color w:val="EE0000"/>
            <w:lang w:val="en-US"/>
          </w:rPr>
          <w:t xml:space="preserve"> of chromatin, 3D genome and transcriptome as well as </w:t>
        </w:r>
      </w:ins>
      <w:ins w:id="221" w:author="Giacomo Cavalli" w:date="2025-09-23T16:57:00Z" w16du:dateUtc="2025-09-23T14:57:00Z">
        <w:r>
          <w:rPr>
            <w:color w:val="EE0000"/>
            <w:lang w:val="en-US"/>
          </w:rPr>
          <w:t xml:space="preserve">mathematical modelling of chromosome folding and gene expression regulation in order to reach a quantitative understanding and </w:t>
        </w:r>
      </w:ins>
      <w:ins w:id="222" w:author="Giacomo Cavalli" w:date="2025-09-23T16:58:00Z" w16du:dateUtc="2025-09-23T14:58:00Z">
        <w:r>
          <w:rPr>
            <w:color w:val="EE0000"/>
            <w:lang w:val="en-US"/>
          </w:rPr>
          <w:t>to be able to</w:t>
        </w:r>
      </w:ins>
      <w:ins w:id="223" w:author="Giacomo Cavalli" w:date="2025-09-23T16:57:00Z" w16du:dateUtc="2025-09-23T14:57:00Z">
        <w:r>
          <w:rPr>
            <w:color w:val="EE0000"/>
            <w:lang w:val="en-US"/>
          </w:rPr>
          <w:t xml:space="preserve"> </w:t>
        </w:r>
      </w:ins>
      <w:ins w:id="224" w:author="Giacomo Cavalli" w:date="2025-09-23T16:58:00Z" w16du:dateUtc="2025-09-23T14:58:00Z">
        <w:r>
          <w:rPr>
            <w:color w:val="EE0000"/>
            <w:lang w:val="en-US"/>
          </w:rPr>
          <w:t xml:space="preserve">predict the response of our model systems to </w:t>
        </w:r>
      </w:ins>
      <w:ins w:id="225" w:author="Giacomo Cavalli" w:date="2025-09-23T16:59:00Z" w16du:dateUtc="2025-09-23T14:59:00Z">
        <w:r>
          <w:rPr>
            <w:color w:val="EE0000"/>
            <w:lang w:val="en-US"/>
          </w:rPr>
          <w:t>regulatory changes or external stimuli.</w:t>
        </w:r>
      </w:ins>
    </w:p>
    <w:p w14:paraId="4A14A6C6" w14:textId="77777777" w:rsidR="0057162E" w:rsidRDefault="0057162E" w:rsidP="00B5255A">
      <w:pPr>
        <w:pStyle w:val="ListParagraph"/>
        <w:ind w:left="0"/>
        <w:rPr>
          <w:ins w:id="226" w:author="Giacomo Cavalli" w:date="2025-09-23T17:10:00Z" w16du:dateUtc="2025-09-23T15:10:00Z"/>
          <w:color w:val="EE0000"/>
          <w:lang w:val="en-US"/>
        </w:rPr>
      </w:pPr>
    </w:p>
    <w:p w14:paraId="283F8524" w14:textId="02EFF3D8" w:rsidR="0057162E" w:rsidRPr="00B5255A" w:rsidRDefault="0057162E">
      <w:pPr>
        <w:pStyle w:val="ListParagraph"/>
        <w:ind w:left="0"/>
        <w:rPr>
          <w:ins w:id="227" w:author="Giacomo Cavalli" w:date="2025-09-23T16:36:00Z" w16du:dateUtc="2025-09-23T14:36:00Z"/>
          <w:color w:val="EE0000"/>
          <w:lang w:val="en-US"/>
        </w:rPr>
        <w:pPrChange w:id="228" w:author="Giacomo Cavalli" w:date="2025-09-23T16:37:00Z" w16du:dateUtc="2025-09-23T14:37:00Z">
          <w:pPr>
            <w:pStyle w:val="ListParagraph"/>
            <w:numPr>
              <w:numId w:val="2"/>
            </w:numPr>
            <w:ind w:hanging="360"/>
          </w:pPr>
        </w:pPrChange>
      </w:pPr>
      <w:ins w:id="229" w:author="Giacomo Cavalli" w:date="2025-09-23T17:10:00Z" w16du:dateUtc="2025-09-23T15:10:00Z">
        <w:r>
          <w:rPr>
            <w:color w:val="EE0000"/>
            <w:lang w:val="en-US"/>
          </w:rPr>
          <w:t xml:space="preserve">Finally, we constantly strive to improve existing methods and look forward to develop or adopt new </w:t>
        </w:r>
      </w:ins>
      <w:ins w:id="230" w:author="Giacomo Cavalli" w:date="2025-09-23T17:11:00Z" w16du:dateUtc="2025-09-23T15:11:00Z">
        <w:r>
          <w:rPr>
            <w:color w:val="EE0000"/>
            <w:lang w:val="en-US"/>
          </w:rPr>
          <w:t>approaches or techniques</w:t>
        </w:r>
      </w:ins>
      <w:ins w:id="231" w:author="Giacomo Cavalli" w:date="2025-09-23T17:10:00Z" w16du:dateUtc="2025-09-23T15:10:00Z">
        <w:r>
          <w:rPr>
            <w:color w:val="EE0000"/>
            <w:lang w:val="en-US"/>
          </w:rPr>
          <w:t>.</w:t>
        </w:r>
      </w:ins>
    </w:p>
    <w:p w14:paraId="40B0D8E3" w14:textId="77777777" w:rsidR="009F270E" w:rsidRDefault="009F270E" w:rsidP="009F270E">
      <w:pPr>
        <w:rPr>
          <w:color w:val="EE0000"/>
          <w:lang w:val="en-US"/>
        </w:rPr>
      </w:pPr>
    </w:p>
    <w:p w14:paraId="5D8D0EFE" w14:textId="79051976" w:rsidR="009F270E" w:rsidRDefault="009F270E" w:rsidP="009F270E">
      <w:pPr>
        <w:rPr>
          <w:u w:val="single"/>
          <w:lang w:val="en-US"/>
        </w:rPr>
      </w:pPr>
      <w:r>
        <w:rPr>
          <w:u w:val="single"/>
          <w:lang w:val="en-US"/>
        </w:rPr>
        <w:t>More videos</w:t>
      </w:r>
    </w:p>
    <w:p w14:paraId="7BD862FB" w14:textId="3B63E590" w:rsidR="009F270E" w:rsidRDefault="009F270E" w:rsidP="009F270E">
      <w:pPr>
        <w:pStyle w:val="ListParagraph"/>
        <w:numPr>
          <w:ilvl w:val="0"/>
          <w:numId w:val="2"/>
        </w:numPr>
        <w:rPr>
          <w:color w:val="EE0000"/>
          <w:lang w:val="en-US"/>
        </w:rPr>
      </w:pPr>
      <w:del w:id="232" w:author="Giacomo Cavalli" w:date="2025-09-23T10:09:00Z" w16du:dateUtc="2025-09-23T08:09:00Z">
        <w:r w:rsidRPr="009F270E" w:rsidDel="00322530">
          <w:rPr>
            <w:color w:val="EE0000"/>
            <w:lang w:val="en-US"/>
          </w:rPr>
          <w:delText xml:space="preserve">Should I </w:delText>
        </w:r>
        <w:r w:rsidDel="00322530">
          <w:rPr>
            <w:color w:val="EE0000"/>
            <w:lang w:val="en-US"/>
          </w:rPr>
          <w:delText>add a link to the youtube page of the lab?</w:delText>
        </w:r>
      </w:del>
      <w:ins w:id="233" w:author="Giacomo Cavalli" w:date="2025-09-23T10:09:00Z" w16du:dateUtc="2025-09-23T08:09:00Z">
        <w:r w:rsidR="00322530">
          <w:rPr>
            <w:color w:val="EE0000"/>
            <w:lang w:val="en-US"/>
          </w:rPr>
          <w:t>yes, add the lin</w:t>
        </w:r>
      </w:ins>
      <w:ins w:id="234" w:author="Giacomo Cavalli" w:date="2025-09-23T10:10:00Z" w16du:dateUtc="2025-09-23T08:10:00Z">
        <w:r w:rsidR="00322530">
          <w:rPr>
            <w:color w:val="EE0000"/>
            <w:lang w:val="en-US"/>
          </w:rPr>
          <w:t>k to the Cavalli</w:t>
        </w:r>
      </w:ins>
      <w:ins w:id="235" w:author="Giacomo Cavalli" w:date="2025-09-23T17:11:00Z" w16du:dateUtc="2025-09-23T15:11:00Z">
        <w:r w:rsidR="0057162E">
          <w:rPr>
            <w:color w:val="EE0000"/>
            <w:lang w:val="en-US"/>
          </w:rPr>
          <w:t xml:space="preserve"> </w:t>
        </w:r>
      </w:ins>
      <w:ins w:id="236" w:author="Giacomo Cavalli" w:date="2025-09-23T10:10:00Z" w16du:dateUtc="2025-09-23T08:10:00Z">
        <w:r w:rsidR="00322530">
          <w:rPr>
            <w:color w:val="EE0000"/>
            <w:lang w:val="en-US"/>
          </w:rPr>
          <w:t>Lab videos</w:t>
        </w:r>
      </w:ins>
      <w:ins w:id="237" w:author="Giacomo Cavalli" w:date="2025-09-23T17:12:00Z" w16du:dateUtc="2025-09-23T15:12:00Z">
        <w:r w:rsidR="0057162E">
          <w:rPr>
            <w:color w:val="EE0000"/>
            <w:lang w:val="en-US"/>
          </w:rPr>
          <w:t xml:space="preserve"> -&gt; </w:t>
        </w:r>
        <w:r w:rsidR="0057162E">
          <w:rPr>
            <w:color w:val="EE0000"/>
            <w:lang w:val="en-US"/>
          </w:rPr>
          <w:fldChar w:fldCharType="begin"/>
        </w:r>
        <w:r w:rsidR="0057162E">
          <w:rPr>
            <w:color w:val="EE0000"/>
            <w:lang w:val="en-US"/>
          </w:rPr>
          <w:instrText>HYPERLINK "</w:instrText>
        </w:r>
        <w:r w:rsidR="0057162E" w:rsidRPr="0057162E">
          <w:rPr>
            <w:color w:val="EE0000"/>
            <w:lang w:val="en-US"/>
          </w:rPr>
          <w:instrText>https://www.youtube.com/channel/UCFjv-tOfb_AaGLE-tKvLvTA</w:instrText>
        </w:r>
        <w:r w:rsidR="0057162E">
          <w:rPr>
            <w:color w:val="EE0000"/>
            <w:lang w:val="en-US"/>
          </w:rPr>
          <w:instrText>"</w:instrText>
        </w:r>
        <w:r w:rsidR="0057162E">
          <w:rPr>
            <w:color w:val="EE0000"/>
            <w:lang w:val="en-US"/>
          </w:rPr>
        </w:r>
        <w:r w:rsidR="0057162E">
          <w:rPr>
            <w:color w:val="EE0000"/>
            <w:lang w:val="en-US"/>
          </w:rPr>
          <w:fldChar w:fldCharType="separate"/>
        </w:r>
        <w:r w:rsidR="0057162E" w:rsidRPr="00E63A09">
          <w:rPr>
            <w:rStyle w:val="Hyperlink"/>
            <w:lang w:val="en-US"/>
          </w:rPr>
          <w:t>https://www.youtube.com/channel/UCFjv-tOfb_AaGLE-tKvLvTA</w:t>
        </w:r>
        <w:r w:rsidR="0057162E">
          <w:rPr>
            <w:color w:val="EE0000"/>
            <w:lang w:val="en-US"/>
          </w:rPr>
          <w:fldChar w:fldCharType="end"/>
        </w:r>
        <w:r w:rsidR="0057162E">
          <w:rPr>
            <w:color w:val="EE0000"/>
            <w:lang w:val="en-US"/>
          </w:rPr>
          <w:t xml:space="preserve"> </w:t>
        </w:r>
      </w:ins>
    </w:p>
    <w:p w14:paraId="1E59F352" w14:textId="77777777" w:rsidR="009F270E" w:rsidRDefault="009F270E" w:rsidP="009F270E">
      <w:pPr>
        <w:rPr>
          <w:color w:val="EE0000"/>
          <w:lang w:val="en-US"/>
        </w:rPr>
      </w:pPr>
    </w:p>
    <w:p w14:paraId="2619E7F1" w14:textId="77777777" w:rsidR="00665C83" w:rsidRDefault="00665C83" w:rsidP="009F270E">
      <w:pPr>
        <w:rPr>
          <w:color w:val="EE0000"/>
          <w:lang w:val="en-US"/>
        </w:rPr>
      </w:pPr>
    </w:p>
    <w:p w14:paraId="6B45C2CE" w14:textId="77777777" w:rsidR="00665C83" w:rsidRDefault="00665C83" w:rsidP="00665C83">
      <w:pPr>
        <w:rPr>
          <w:lang w:val="en-US"/>
        </w:rPr>
      </w:pPr>
      <w:r>
        <w:rPr>
          <w:lang w:val="en-US"/>
        </w:rPr>
        <w:t>______________________________________________________</w:t>
      </w:r>
    </w:p>
    <w:p w14:paraId="6E4F3C6A" w14:textId="1F77FCEE" w:rsidR="00665C83" w:rsidRDefault="00665C83" w:rsidP="00665C83">
      <w:pPr>
        <w:rPr>
          <w:b/>
          <w:bCs/>
          <w:lang w:val="en-US"/>
        </w:rPr>
      </w:pPr>
      <w:r>
        <w:rPr>
          <w:b/>
          <w:bCs/>
          <w:lang w:val="en-US"/>
        </w:rPr>
        <w:t>People page</w:t>
      </w:r>
      <w:r w:rsidRPr="009F270E">
        <w:rPr>
          <w:b/>
          <w:bCs/>
          <w:lang w:val="en-US"/>
        </w:rPr>
        <w:t>:</w:t>
      </w:r>
    </w:p>
    <w:p w14:paraId="794CDCC9" w14:textId="77777777" w:rsidR="00665C83" w:rsidRDefault="00665C83" w:rsidP="00665C83">
      <w:pPr>
        <w:rPr>
          <w:b/>
          <w:bCs/>
          <w:lang w:val="en-US"/>
        </w:rPr>
      </w:pPr>
    </w:p>
    <w:p w14:paraId="1B8DD0DA" w14:textId="77777777" w:rsidR="00665C83" w:rsidRDefault="00665C83" w:rsidP="009F270E">
      <w:pPr>
        <w:rPr>
          <w:u w:val="single"/>
          <w:lang w:val="en-US"/>
        </w:rPr>
      </w:pPr>
      <w:r w:rsidRPr="00665C83">
        <w:rPr>
          <w:u w:val="single"/>
          <w:lang w:val="en-US"/>
        </w:rPr>
        <w:t>Current members</w:t>
      </w:r>
    </w:p>
    <w:p w14:paraId="203ACCFD" w14:textId="54FFDF3F" w:rsidR="00665C83" w:rsidRDefault="00665C83" w:rsidP="00665C83">
      <w:pPr>
        <w:ind w:firstLine="720"/>
        <w:rPr>
          <w:color w:val="EE0000"/>
          <w:lang w:val="en-US"/>
        </w:rPr>
      </w:pPr>
      <w:r w:rsidRPr="00665C83">
        <w:rPr>
          <w:color w:val="EE0000"/>
          <w:lang w:val="en-US"/>
        </w:rPr>
        <w:sym w:font="Wingdings" w:char="F0E8"/>
      </w:r>
      <w:r>
        <w:rPr>
          <w:color w:val="EE0000"/>
          <w:lang w:val="en-US"/>
        </w:rPr>
        <w:t xml:space="preserve"> I would need pictures</w:t>
      </w:r>
      <w:del w:id="238" w:author="Giacomo Cavalli" w:date="2025-09-23T10:10:00Z" w16du:dateUtc="2025-09-23T08:10:00Z">
        <w:r w:rsidDel="00322530">
          <w:rPr>
            <w:color w:val="EE0000"/>
            <w:lang w:val="en-US"/>
          </w:rPr>
          <w:delText>, names and</w:delText>
        </w:r>
      </w:del>
      <w:r>
        <w:rPr>
          <w:color w:val="EE0000"/>
          <w:lang w:val="en-US"/>
        </w:rPr>
        <w:t xml:space="preserve"> ORC IDs of the missing ones</w:t>
      </w:r>
    </w:p>
    <w:p w14:paraId="5D91B14A" w14:textId="77777777" w:rsidR="00665C83" w:rsidRDefault="00665C83" w:rsidP="00665C83">
      <w:pPr>
        <w:ind w:firstLine="720"/>
        <w:rPr>
          <w:color w:val="EE0000"/>
          <w:lang w:val="en-US"/>
        </w:rPr>
      </w:pPr>
    </w:p>
    <w:p w14:paraId="2F6A529F" w14:textId="404B5997" w:rsidR="00665C83" w:rsidRDefault="009E4E9E" w:rsidP="00665C83">
      <w:pPr>
        <w:rPr>
          <w:u w:val="single"/>
          <w:lang w:val="en-US"/>
        </w:rPr>
      </w:pPr>
      <w:r>
        <w:rPr>
          <w:u w:val="single"/>
          <w:lang w:val="en-US"/>
        </w:rPr>
        <w:t>Alumni</w:t>
      </w:r>
    </w:p>
    <w:p w14:paraId="15B7EB17" w14:textId="77777777" w:rsidR="000D4F44" w:rsidRDefault="00665C83" w:rsidP="009E4E9E">
      <w:pPr>
        <w:ind w:firstLine="720"/>
        <w:rPr>
          <w:ins w:id="239" w:author="Loubiere,Vincent" w:date="2025-09-24T09:45:00Z" w16du:dateUtc="2025-09-24T07:45:00Z"/>
          <w:color w:val="EE0000"/>
          <w:lang w:val="en-US"/>
        </w:rPr>
      </w:pPr>
      <w:r w:rsidRPr="00665C83">
        <w:rPr>
          <w:color w:val="EE0000"/>
          <w:lang w:val="en-US"/>
        </w:rPr>
        <w:sym w:font="Wingdings" w:char="F0E8"/>
      </w:r>
      <w:r>
        <w:rPr>
          <w:color w:val="EE0000"/>
          <w:lang w:val="en-US"/>
        </w:rPr>
        <w:t xml:space="preserve"> </w:t>
      </w:r>
      <w:r w:rsidR="009E4E9E">
        <w:rPr>
          <w:color w:val="EE0000"/>
          <w:lang w:val="en-US"/>
        </w:rPr>
        <w:t>Is it a bit what you had in mind when you said livre d’or? In this section if you click on ppl’s name, you can see where they are now or what they became (when I knew it, for example max is now written as PI in oxford). The reason I did not directly put this information on the page is because I felt it could be a bit rude for ppl which are unemployed or did not find their next position yet… what do you think?</w:t>
      </w:r>
      <w:ins w:id="240" w:author="Giacomo Cavalli" w:date="2025-09-23T10:10:00Z" w16du:dateUtc="2025-09-23T08:10:00Z">
        <w:del w:id="241" w:author="Loubiere,Vincent" w:date="2025-09-24T09:45:00Z" w16du:dateUtc="2025-09-24T07:45:00Z">
          <w:r w:rsidR="00322530" w:rsidDel="000D4F44">
            <w:rPr>
              <w:color w:val="EE0000"/>
              <w:lang w:val="en-US"/>
            </w:rPr>
            <w:delText xml:space="preserve"> </w:delText>
          </w:r>
        </w:del>
      </w:ins>
    </w:p>
    <w:p w14:paraId="77BF17F9" w14:textId="625FF146" w:rsidR="009E4E9E" w:rsidRDefault="00322530" w:rsidP="009E4E9E">
      <w:pPr>
        <w:ind w:firstLine="720"/>
        <w:rPr>
          <w:color w:val="EE0000"/>
          <w:lang w:val="en-US"/>
        </w:rPr>
      </w:pPr>
      <w:ins w:id="242" w:author="Giacomo Cavalli" w:date="2025-09-23T10:10:00Z" w16du:dateUtc="2025-09-23T08:10:00Z">
        <w:r>
          <w:rPr>
            <w:color w:val="EE0000"/>
            <w:lang w:val="en-US"/>
          </w:rPr>
          <w:t>OK</w:t>
        </w:r>
      </w:ins>
      <w:ins w:id="243" w:author="Giacomo Cavalli" w:date="2025-09-23T10:11:00Z" w16du:dateUtc="2025-09-23T08:11:00Z">
        <w:r>
          <w:rPr>
            <w:color w:val="EE0000"/>
            <w:lang w:val="en-US"/>
          </w:rPr>
          <w:t>,</w:t>
        </w:r>
      </w:ins>
      <w:ins w:id="244" w:author="Giacomo Cavalli" w:date="2025-09-23T10:12:00Z" w16du:dateUtc="2025-09-23T08:12:00Z">
        <w:r>
          <w:rPr>
            <w:color w:val="EE0000"/>
            <w:lang w:val="en-US"/>
          </w:rPr>
          <w:t xml:space="preserve"> </w:t>
        </w:r>
      </w:ins>
      <w:ins w:id="245" w:author="Giacomo Cavalli" w:date="2025-09-23T10:11:00Z" w16du:dateUtc="2025-09-23T08:11:00Z">
        <w:r>
          <w:rPr>
            <w:color w:val="EE0000"/>
            <w:lang w:val="en-US"/>
          </w:rPr>
          <w:t>I think it’s nice to keep track of those we can</w:t>
        </w:r>
      </w:ins>
      <w:ins w:id="246" w:author="Giacomo Cavalli" w:date="2025-09-23T10:12:00Z" w16du:dateUtc="2025-09-23T08:12:00Z">
        <w:r>
          <w:rPr>
            <w:color w:val="EE0000"/>
            <w:lang w:val="en-US"/>
          </w:rPr>
          <w:t>. For</w:t>
        </w:r>
      </w:ins>
      <w:ins w:id="247" w:author="Giacomo Cavalli" w:date="2025-09-23T10:11:00Z" w16du:dateUtc="2025-09-23T08:11:00Z">
        <w:r>
          <w:rPr>
            <w:color w:val="EE0000"/>
            <w:lang w:val="en-US"/>
          </w:rPr>
          <w:t xml:space="preserve"> the others, until now, </w:t>
        </w:r>
      </w:ins>
      <w:ins w:id="248" w:author="Giacomo Cavalli" w:date="2025-09-23T10:12:00Z" w16du:dateUtc="2025-09-23T08:12:00Z">
        <w:r>
          <w:rPr>
            <w:color w:val="EE0000"/>
            <w:lang w:val="en-US"/>
          </w:rPr>
          <w:t xml:space="preserve">they </w:t>
        </w:r>
      </w:ins>
      <w:ins w:id="249" w:author="Giacomo Cavalli" w:date="2025-09-23T10:11:00Z" w16du:dateUtc="2025-09-23T08:11:00Z">
        <w:r>
          <w:rPr>
            <w:color w:val="EE0000"/>
            <w:lang w:val="en-US"/>
          </w:rPr>
          <w:t>went to do completely different things so they do not really want any scientists to track and contact them</w:t>
        </w:r>
      </w:ins>
      <w:ins w:id="250" w:author="Giacomo Cavalli" w:date="2025-09-23T10:12:00Z" w16du:dateUtc="2025-09-23T08:12:00Z">
        <w:r>
          <w:rPr>
            <w:color w:val="EE0000"/>
            <w:lang w:val="en-US"/>
          </w:rPr>
          <w:t>. So it’s no problem to leave blank certain people’s contact or positions.</w:t>
        </w:r>
      </w:ins>
    </w:p>
    <w:p w14:paraId="183240DF" w14:textId="2D7CD54E" w:rsidR="00665C83" w:rsidRDefault="009E4E9E" w:rsidP="009E4E9E">
      <w:pPr>
        <w:ind w:firstLine="720"/>
        <w:rPr>
          <w:color w:val="EE0000"/>
          <w:lang w:val="en-US"/>
        </w:rPr>
      </w:pPr>
      <w:r w:rsidRPr="009E4E9E">
        <w:rPr>
          <w:color w:val="EE0000"/>
          <w:lang w:val="en-US"/>
        </w:rPr>
        <w:sym w:font="Wingdings" w:char="F0E8"/>
      </w:r>
      <w:r w:rsidR="00665C83">
        <w:rPr>
          <w:color w:val="EE0000"/>
          <w:lang w:val="en-US"/>
        </w:rPr>
        <w:t>Should I</w:t>
      </w:r>
      <w:r>
        <w:rPr>
          <w:color w:val="EE0000"/>
          <w:lang w:val="en-US"/>
        </w:rPr>
        <w:t xml:space="preserve"> actually</w:t>
      </w:r>
      <w:r w:rsidR="00665C83">
        <w:rPr>
          <w:color w:val="EE0000"/>
          <w:lang w:val="en-US"/>
        </w:rPr>
        <w:t xml:space="preserve"> keep th</w:t>
      </w:r>
      <w:r>
        <w:rPr>
          <w:color w:val="EE0000"/>
          <w:lang w:val="en-US"/>
        </w:rPr>
        <w:t>e alumni on this page, or should I simply add a button at the bottoms of this ppl’s page that would redirect visitors to another dedicated page?</w:t>
      </w:r>
      <w:ins w:id="251" w:author="Giacomo Cavalli" w:date="2025-09-23T10:13:00Z" w16du:dateUtc="2025-09-23T08:13:00Z">
        <w:r w:rsidR="00322530">
          <w:rPr>
            <w:color w:val="EE0000"/>
            <w:lang w:val="en-US"/>
          </w:rPr>
          <w:t xml:space="preserve"> – special alumni page</w:t>
        </w:r>
      </w:ins>
    </w:p>
    <w:p w14:paraId="061DD758" w14:textId="77777777" w:rsidR="00665C83" w:rsidRDefault="00665C83" w:rsidP="00665C83">
      <w:pPr>
        <w:ind w:firstLine="720"/>
        <w:rPr>
          <w:color w:val="EE0000"/>
          <w:lang w:val="en-US"/>
        </w:rPr>
      </w:pPr>
    </w:p>
    <w:p w14:paraId="4D02488E" w14:textId="77777777" w:rsidR="00665C83" w:rsidRDefault="00665C83" w:rsidP="00665C83">
      <w:pPr>
        <w:rPr>
          <w:lang w:val="en-US"/>
        </w:rPr>
      </w:pPr>
      <w:r>
        <w:rPr>
          <w:lang w:val="en-US"/>
        </w:rPr>
        <w:t>______________________________________________________</w:t>
      </w:r>
    </w:p>
    <w:p w14:paraId="6BA65F01" w14:textId="0D3C8FB6" w:rsidR="00665C83" w:rsidRDefault="00665C83" w:rsidP="00665C83">
      <w:pPr>
        <w:rPr>
          <w:b/>
          <w:bCs/>
          <w:lang w:val="en-US"/>
        </w:rPr>
      </w:pPr>
      <w:r>
        <w:rPr>
          <w:b/>
          <w:bCs/>
          <w:lang w:val="en-US"/>
        </w:rPr>
        <w:t>Publications page</w:t>
      </w:r>
      <w:r w:rsidR="005F7657">
        <w:rPr>
          <w:b/>
          <w:bCs/>
          <w:lang w:val="en-US"/>
        </w:rPr>
        <w:t xml:space="preserve"> + bio </w:t>
      </w:r>
      <w:r w:rsidR="009F0291">
        <w:rPr>
          <w:b/>
          <w:bCs/>
          <w:lang w:val="en-US"/>
        </w:rPr>
        <w:t>link</w:t>
      </w:r>
      <w:r w:rsidRPr="009F270E">
        <w:rPr>
          <w:b/>
          <w:bCs/>
          <w:lang w:val="en-US"/>
        </w:rPr>
        <w:t>:</w:t>
      </w:r>
    </w:p>
    <w:p w14:paraId="332D7614" w14:textId="77777777" w:rsidR="00665C83" w:rsidRDefault="00665C83" w:rsidP="00665C83">
      <w:pPr>
        <w:rPr>
          <w:b/>
          <w:bCs/>
          <w:lang w:val="en-US"/>
        </w:rPr>
      </w:pPr>
    </w:p>
    <w:p w14:paraId="0ECAA72C" w14:textId="78CAA3AD" w:rsidR="00665C83" w:rsidRDefault="00665C83" w:rsidP="00665C83">
      <w:pPr>
        <w:rPr>
          <w:color w:val="EE0000"/>
          <w:lang w:val="en-US"/>
        </w:rPr>
      </w:pPr>
      <w:r>
        <w:rPr>
          <w:color w:val="EE0000"/>
          <w:lang w:val="en-US"/>
        </w:rPr>
        <w:t>When an author is from the lab, clicking on its name will send to a short bio. Try it out for yourself! If other ppl from the lab (Anne-Marie, Fred</w:t>
      </w:r>
      <w:ins w:id="252" w:author="Giacomo Cavalli" w:date="2025-09-23T17:29:00Z" w16du:dateUtc="2025-09-23T15:29:00Z">
        <w:r w:rsidR="000040C1">
          <w:rPr>
            <w:color w:val="EE0000"/>
            <w:lang w:val="en-US"/>
          </w:rPr>
          <w:t xml:space="preserve"> </w:t>
        </w:r>
      </w:ins>
      <w:ins w:id="253" w:author="Giacomo Cavalli" w:date="2025-09-23T17:30:00Z" w16du:dateUtc="2025-09-23T15:30:00Z">
        <w:r w:rsidR="000040C1">
          <w:rPr>
            <w:color w:val="EE0000"/>
            <w:lang w:val="en-US"/>
          </w:rPr>
          <w:t>yes, g</w:t>
        </w:r>
      </w:ins>
      <w:ins w:id="254" w:author="Giacomo Cavalli" w:date="2025-09-23T17:29:00Z" w16du:dateUtc="2025-09-23T15:29:00Z">
        <w:r w:rsidR="000040C1">
          <w:rPr>
            <w:color w:val="EE0000"/>
            <w:lang w:val="en-US"/>
          </w:rPr>
          <w:t>reat idea!</w:t>
        </w:r>
      </w:ins>
      <w:r>
        <w:rPr>
          <w:color w:val="EE0000"/>
          <w:lang w:val="en-US"/>
        </w:rPr>
        <w:t>… they should send it to me and Ill add it). This is what I had for you:</w:t>
      </w:r>
    </w:p>
    <w:p w14:paraId="5E6583CB" w14:textId="77777777" w:rsidR="00665C83" w:rsidRPr="00665C83" w:rsidRDefault="00665C83" w:rsidP="00665C83">
      <w:pPr>
        <w:rPr>
          <w:color w:val="000000" w:themeColor="text1"/>
          <w:lang w:val="en-US"/>
        </w:rPr>
      </w:pPr>
      <w:r w:rsidRPr="00665C83">
        <w:rPr>
          <w:color w:val="000000" w:themeColor="text1"/>
          <w:lang w:val="en-US"/>
        </w:rPr>
        <w:t>Giacomo Cavalli</w:t>
      </w:r>
    </w:p>
    <w:p w14:paraId="777DF190" w14:textId="77777777" w:rsidR="00665C83" w:rsidRPr="00665C83" w:rsidRDefault="00665C83" w:rsidP="00665C83">
      <w:pPr>
        <w:rPr>
          <w:color w:val="000000" w:themeColor="text1"/>
          <w:lang w:val="en-US"/>
        </w:rPr>
      </w:pPr>
      <w:r w:rsidRPr="00665C83">
        <w:rPr>
          <w:color w:val="000000" w:themeColor="text1"/>
          <w:lang w:val="en-US"/>
        </w:rPr>
        <w:t>Principal Investigator</w:t>
      </w:r>
    </w:p>
    <w:p w14:paraId="35A913F4" w14:textId="77777777" w:rsidR="00665C83" w:rsidRDefault="00665C83" w:rsidP="00665C83">
      <w:pPr>
        <w:rPr>
          <w:color w:val="000000" w:themeColor="text1"/>
          <w:lang w:val="en-US"/>
        </w:rPr>
      </w:pPr>
      <w:r w:rsidRPr="00665C83">
        <w:rPr>
          <w:color w:val="000000" w:themeColor="text1"/>
          <w:lang w:val="en-US"/>
        </w:rPr>
        <w:t>Institute of Human Genetics, UMR9002</w:t>
      </w:r>
    </w:p>
    <w:p w14:paraId="5A388276" w14:textId="77777777" w:rsidR="00665C83" w:rsidRPr="00665C83" w:rsidRDefault="00665C83" w:rsidP="00665C83">
      <w:pPr>
        <w:rPr>
          <w:color w:val="000000" w:themeColor="text1"/>
          <w:lang w:val="en-US"/>
        </w:rPr>
      </w:pPr>
    </w:p>
    <w:p w14:paraId="326F4E09" w14:textId="50328223" w:rsidR="00665C83" w:rsidRPr="00665C83" w:rsidRDefault="00665C83" w:rsidP="00665C83">
      <w:pPr>
        <w:rPr>
          <w:color w:val="000000" w:themeColor="text1"/>
          <w:lang w:val="en-US"/>
        </w:rPr>
      </w:pPr>
      <w:r w:rsidRPr="00665C83">
        <w:rPr>
          <w:color w:val="000000" w:themeColor="text1"/>
          <w:lang w:val="en-US"/>
        </w:rPr>
        <w:lastRenderedPageBreak/>
        <w:t xml:space="preserve">After a PhD at the ETH Zürich (supervision: Fritz Thoma &amp; Theo Koller), Giacomo Cavalli conducted his postdoctoral research at the University of Heidelberg, in the lab of Renato Paro, before establishing his group at the Institute of Human Genetics (IGH, Montpellier, France) in </w:t>
      </w:r>
      <w:del w:id="255" w:author="Giacomo Cavalli" w:date="2025-09-23T17:27:00Z" w16du:dateUtc="2025-09-23T15:27:00Z">
        <w:r w:rsidRPr="00665C83" w:rsidDel="000040C1">
          <w:rPr>
            <w:color w:val="000000" w:themeColor="text1"/>
            <w:lang w:val="en-US"/>
          </w:rPr>
          <w:delText>1999</w:delText>
        </w:r>
      </w:del>
      <w:ins w:id="256" w:author="Giacomo Cavalli" w:date="2025-09-23T17:27:00Z" w16du:dateUtc="2025-09-23T15:27:00Z">
        <w:r w:rsidR="000040C1">
          <w:rPr>
            <w:color w:val="000000" w:themeColor="text1"/>
            <w:lang w:val="en-US"/>
          </w:rPr>
          <w:t>December 1998</w:t>
        </w:r>
      </w:ins>
      <w:r w:rsidRPr="00665C83">
        <w:rPr>
          <w:color w:val="000000" w:themeColor="text1"/>
          <w:lang w:val="en-US"/>
        </w:rPr>
        <w:t xml:space="preserve">. Since then, he made seminal contributions to the field of epigenetics. Using the fruit fly </w:t>
      </w:r>
      <w:r w:rsidRPr="000040C1">
        <w:rPr>
          <w:i/>
          <w:iCs/>
          <w:color w:val="000000" w:themeColor="text1"/>
          <w:lang w:val="en-US"/>
          <w:rPrChange w:id="257" w:author="Giacomo Cavalli" w:date="2025-09-23T17:27:00Z" w16du:dateUtc="2025-09-23T15:27:00Z">
            <w:rPr>
              <w:color w:val="000000" w:themeColor="text1"/>
              <w:lang w:val="en-US"/>
            </w:rPr>
          </w:rPrChange>
        </w:rPr>
        <w:t>Drosophila melanogaster</w:t>
      </w:r>
      <w:r w:rsidRPr="00665C83">
        <w:rPr>
          <w:color w:val="000000" w:themeColor="text1"/>
          <w:lang w:val="en-US"/>
        </w:rPr>
        <w:t>, his lab discovered that the epigenetic inheritance of new phenotypes can occur independently of changes to the DNA sequence</w:t>
      </w:r>
      <w:del w:id="258" w:author="Giacomo Cavalli" w:date="2025-09-23T17:28:00Z" w16du:dateUtc="2025-09-23T15:28:00Z">
        <w:r w:rsidRPr="00665C83" w:rsidDel="000040C1">
          <w:rPr>
            <w:color w:val="000000" w:themeColor="text1"/>
            <w:lang w:val="en-US"/>
          </w:rPr>
          <w:delText>. His team also showed that</w:delText>
        </w:r>
      </w:del>
      <w:ins w:id="259" w:author="Giacomo Cavalli" w:date="2025-09-23T17:28:00Z" w16du:dateUtc="2025-09-23T15:28:00Z">
        <w:r w:rsidR="000040C1">
          <w:rPr>
            <w:color w:val="000000" w:themeColor="text1"/>
            <w:lang w:val="en-US"/>
          </w:rPr>
          <w:t xml:space="preserve"> and involves</w:t>
        </w:r>
      </w:ins>
      <w:r w:rsidRPr="00665C83">
        <w:rPr>
          <w:color w:val="000000" w:themeColor="text1"/>
          <w:lang w:val="en-US"/>
        </w:rPr>
        <w:t xml:space="preserve"> the three-dimensional organization of chromosomes</w:t>
      </w:r>
      <w:del w:id="260" w:author="Giacomo Cavalli" w:date="2025-09-23T17:28:00Z" w16du:dateUtc="2025-09-23T15:28:00Z">
        <w:r w:rsidRPr="00665C83" w:rsidDel="000040C1">
          <w:rPr>
            <w:color w:val="000000" w:themeColor="text1"/>
            <w:lang w:val="en-US"/>
          </w:rPr>
          <w:delText xml:space="preserve"> is a heritable trait that plays a critical gene-regulatory role</w:delText>
        </w:r>
      </w:del>
      <w:r w:rsidRPr="00665C83">
        <w:rPr>
          <w:color w:val="000000" w:themeColor="text1"/>
          <w:lang w:val="en-US"/>
        </w:rPr>
        <w:t>. Furthermore, the Cavalli lab identified structural chromosomal domains known as Topologically Associating Domains (TADs) and pioneered research into the tumor-suppressor function of Polycomb Group proteins</w:t>
      </w:r>
      <w:ins w:id="261" w:author="Giacomo Cavalli" w:date="2025-09-23T17:28:00Z" w16du:dateUtc="2025-09-23T15:28:00Z">
        <w:r w:rsidR="000040C1">
          <w:rPr>
            <w:color w:val="000000" w:themeColor="text1"/>
            <w:lang w:val="en-US"/>
          </w:rPr>
          <w:t>, showing that tumors can arise because of epigenetic dysregulation in the absence of d</w:t>
        </w:r>
      </w:ins>
      <w:ins w:id="262" w:author="Giacomo Cavalli" w:date="2025-09-23T17:29:00Z" w16du:dateUtc="2025-09-23T15:29:00Z">
        <w:r w:rsidR="000040C1">
          <w:rPr>
            <w:color w:val="000000" w:themeColor="text1"/>
            <w:lang w:val="en-US"/>
          </w:rPr>
          <w:t>river genetic mutations</w:t>
        </w:r>
      </w:ins>
      <w:r w:rsidRPr="00665C83">
        <w:rPr>
          <w:color w:val="000000" w:themeColor="text1"/>
          <w:lang w:val="en-US"/>
        </w:rPr>
        <w:t>.</w:t>
      </w:r>
    </w:p>
    <w:p w14:paraId="089EB8F5" w14:textId="040ED5F8" w:rsidR="00665C83" w:rsidRDefault="00665C83" w:rsidP="00665C83">
      <w:pPr>
        <w:rPr>
          <w:ins w:id="263" w:author="Giacomo Cavalli" w:date="2025-09-23T17:29:00Z" w16du:dateUtc="2025-09-23T15:29:00Z"/>
          <w:color w:val="000000" w:themeColor="text1"/>
          <w:lang w:val="en-US"/>
        </w:rPr>
      </w:pPr>
      <w:r w:rsidRPr="00665C83">
        <w:rPr>
          <w:color w:val="000000" w:themeColor="text1"/>
          <w:lang w:val="en-US"/>
        </w:rPr>
        <w:t xml:space="preserve">Recognized as a Highly Cited Researcher by Clarivate in 2023, Dr. Cavalli has authored over </w:t>
      </w:r>
      <w:del w:id="264" w:author="Giacomo Cavalli" w:date="2025-09-23T17:29:00Z" w16du:dateUtc="2025-09-23T15:29:00Z">
        <w:r w:rsidRPr="00665C83" w:rsidDel="000040C1">
          <w:rPr>
            <w:color w:val="000000" w:themeColor="text1"/>
            <w:lang w:val="en-US"/>
          </w:rPr>
          <w:delText xml:space="preserve">130 </w:delText>
        </w:r>
      </w:del>
      <w:ins w:id="265" w:author="Giacomo Cavalli" w:date="2025-09-23T17:29:00Z" w16du:dateUtc="2025-09-23T15:29:00Z">
        <w:r w:rsidR="000040C1">
          <w:rPr>
            <w:color w:val="000000" w:themeColor="text1"/>
            <w:lang w:val="en-US"/>
          </w:rPr>
          <w:t>150</w:t>
        </w:r>
        <w:r w:rsidR="000040C1" w:rsidRPr="00665C83">
          <w:rPr>
            <w:color w:val="000000" w:themeColor="text1"/>
            <w:lang w:val="en-US"/>
          </w:rPr>
          <w:t xml:space="preserve"> </w:t>
        </w:r>
      </w:ins>
      <w:r w:rsidRPr="00665C83">
        <w:rPr>
          <w:color w:val="000000" w:themeColor="text1"/>
          <w:lang w:val="en-US"/>
        </w:rPr>
        <w:t>articles - many of which in influential journals - that have been cited more than 2</w:t>
      </w:r>
      <w:ins w:id="266" w:author="Giacomo Cavalli" w:date="2025-09-23T17:29:00Z" w16du:dateUtc="2025-09-23T15:29:00Z">
        <w:r w:rsidR="000040C1">
          <w:rPr>
            <w:color w:val="000000" w:themeColor="text1"/>
            <w:lang w:val="en-US"/>
          </w:rPr>
          <w:t>5</w:t>
        </w:r>
      </w:ins>
      <w:del w:id="267" w:author="Giacomo Cavalli" w:date="2025-09-23T17:29:00Z" w16du:dateUtc="2025-09-23T15:29:00Z">
        <w:r w:rsidRPr="00665C83" w:rsidDel="000040C1">
          <w:rPr>
            <w:color w:val="000000" w:themeColor="text1"/>
            <w:lang w:val="en-US"/>
          </w:rPr>
          <w:delText>0</w:delText>
        </w:r>
      </w:del>
      <w:r w:rsidRPr="00665C83">
        <w:rPr>
          <w:color w:val="000000" w:themeColor="text1"/>
          <w:lang w:val="en-US"/>
        </w:rPr>
        <w:t xml:space="preserve">,000 times. He was the director of the Genome Dynamics department (2007-2010) at IGH and the Director of the Institute itself (2011-2014). He actively organizes major international conferences and serves on the editorial boards of </w:t>
      </w:r>
      <w:del w:id="268" w:author="Giacomo Cavalli" w:date="2025-09-23T17:29:00Z" w16du:dateUtc="2025-09-23T15:29:00Z">
        <w:r w:rsidRPr="00665C83" w:rsidDel="000040C1">
          <w:rPr>
            <w:color w:val="000000" w:themeColor="text1"/>
            <w:lang w:val="en-US"/>
          </w:rPr>
          <w:delText xml:space="preserve">several </w:delText>
        </w:r>
      </w:del>
      <w:r w:rsidRPr="00665C83">
        <w:rPr>
          <w:color w:val="000000" w:themeColor="text1"/>
          <w:lang w:val="en-US"/>
        </w:rPr>
        <w:t>distinguished journals and institutes.</w:t>
      </w:r>
    </w:p>
    <w:p w14:paraId="2BF1390B" w14:textId="77777777" w:rsidR="000040C1" w:rsidRPr="00665C83" w:rsidRDefault="000040C1" w:rsidP="00665C83">
      <w:pPr>
        <w:rPr>
          <w:color w:val="000000" w:themeColor="text1"/>
          <w:lang w:val="en-US"/>
        </w:rPr>
      </w:pPr>
    </w:p>
    <w:p w14:paraId="308F2CEA" w14:textId="77777777" w:rsidR="00665C83" w:rsidRPr="00665C83" w:rsidRDefault="00665C83" w:rsidP="00665C83">
      <w:pPr>
        <w:rPr>
          <w:color w:val="000000" w:themeColor="text1"/>
          <w:lang w:val="en-US"/>
        </w:rPr>
      </w:pPr>
      <w:r w:rsidRPr="00665C83">
        <w:rPr>
          <w:color w:val="000000" w:themeColor="text1"/>
          <w:lang w:val="en-US"/>
        </w:rPr>
        <w:t>Distinctions</w:t>
      </w:r>
    </w:p>
    <w:p w14:paraId="7FBACE31" w14:textId="77777777" w:rsidR="00665C83" w:rsidRPr="00665C83" w:rsidRDefault="00665C83" w:rsidP="00665C83">
      <w:pPr>
        <w:pStyle w:val="ListParagraph"/>
        <w:numPr>
          <w:ilvl w:val="0"/>
          <w:numId w:val="2"/>
        </w:numPr>
        <w:rPr>
          <w:color w:val="000000" w:themeColor="text1"/>
          <w:lang w:val="en-US"/>
        </w:rPr>
      </w:pPr>
      <w:r w:rsidRPr="00665C83">
        <w:rPr>
          <w:color w:val="000000" w:themeColor="text1"/>
          <w:lang w:val="en-US"/>
        </w:rPr>
        <w:t>EMBO membership</w:t>
      </w:r>
    </w:p>
    <w:p w14:paraId="3C852F0D" w14:textId="77777777" w:rsidR="00665C83" w:rsidRPr="00665C83" w:rsidRDefault="00665C83" w:rsidP="00665C83">
      <w:pPr>
        <w:pStyle w:val="ListParagraph"/>
        <w:numPr>
          <w:ilvl w:val="0"/>
          <w:numId w:val="2"/>
        </w:numPr>
        <w:rPr>
          <w:color w:val="000000" w:themeColor="text1"/>
          <w:lang w:val="en-US"/>
        </w:rPr>
      </w:pPr>
      <w:r w:rsidRPr="00665C83">
        <w:rPr>
          <w:color w:val="000000" w:themeColor="text1"/>
          <w:lang w:val="en-US"/>
        </w:rPr>
        <w:t>CNRS silver medal</w:t>
      </w:r>
    </w:p>
    <w:p w14:paraId="5C6AEC4C" w14:textId="77777777" w:rsidR="00665C83" w:rsidRPr="00665C83" w:rsidRDefault="00665C83" w:rsidP="00665C83">
      <w:pPr>
        <w:pStyle w:val="ListParagraph"/>
        <w:numPr>
          <w:ilvl w:val="0"/>
          <w:numId w:val="2"/>
        </w:numPr>
        <w:rPr>
          <w:color w:val="000000" w:themeColor="text1"/>
          <w:lang w:val="en-US"/>
        </w:rPr>
      </w:pPr>
      <w:r w:rsidRPr="00665C83">
        <w:rPr>
          <w:color w:val="000000" w:themeColor="text1"/>
          <w:lang w:val="en-US"/>
        </w:rPr>
        <w:t>Allianz Foundation price</w:t>
      </w:r>
    </w:p>
    <w:p w14:paraId="0CF81301" w14:textId="77777777" w:rsidR="00665C83" w:rsidRPr="00D84946" w:rsidRDefault="00665C83" w:rsidP="00665C83">
      <w:pPr>
        <w:pStyle w:val="ListParagraph"/>
        <w:numPr>
          <w:ilvl w:val="0"/>
          <w:numId w:val="2"/>
        </w:numPr>
        <w:rPr>
          <w:color w:val="000000" w:themeColor="text1"/>
          <w:lang w:val="fr-FR"/>
          <w:rPrChange w:id="269" w:author="Giacomo Cavalli" w:date="2025-09-12T10:21:00Z" w16du:dateUtc="2025-09-12T08:21:00Z">
            <w:rPr>
              <w:color w:val="000000" w:themeColor="text1"/>
              <w:lang w:val="en-US"/>
            </w:rPr>
          </w:rPrChange>
        </w:rPr>
      </w:pPr>
      <w:r w:rsidRPr="00D84946">
        <w:rPr>
          <w:color w:val="000000" w:themeColor="text1"/>
          <w:lang w:val="fr-FR"/>
          <w:rPrChange w:id="270" w:author="Giacomo Cavalli" w:date="2025-09-12T10:21:00Z" w16du:dateUtc="2025-09-12T08:21:00Z">
            <w:rPr>
              <w:color w:val="000000" w:themeColor="text1"/>
              <w:lang w:val="en-US"/>
            </w:rPr>
          </w:rPrChange>
        </w:rPr>
        <w:t>Grand Prix of the Fondation pour la Recherche Médicale</w:t>
      </w:r>
    </w:p>
    <w:p w14:paraId="23FDB65A" w14:textId="38B260F3" w:rsidR="00665C83" w:rsidRPr="00665C83" w:rsidRDefault="00665C83" w:rsidP="00665C83">
      <w:pPr>
        <w:pStyle w:val="ListParagraph"/>
        <w:numPr>
          <w:ilvl w:val="0"/>
          <w:numId w:val="2"/>
        </w:numPr>
        <w:rPr>
          <w:color w:val="000000" w:themeColor="text1"/>
          <w:lang w:val="en-US"/>
        </w:rPr>
      </w:pPr>
      <w:del w:id="271" w:author="Giacomo Cavalli" w:date="2025-09-23T17:19:00Z" w16du:dateUtc="2025-09-23T15:19:00Z">
        <w:r w:rsidRPr="00665C83" w:rsidDel="00AD2AFC">
          <w:rPr>
            <w:color w:val="000000" w:themeColor="text1"/>
            <w:lang w:val="en-US"/>
          </w:rPr>
          <w:delText xml:space="preserve">Two </w:delText>
        </w:r>
      </w:del>
      <w:ins w:id="272" w:author="Giacomo Cavalli" w:date="2025-09-23T17:19:00Z" w16du:dateUtc="2025-09-23T15:19:00Z">
        <w:r w:rsidR="00AD2AFC">
          <w:rPr>
            <w:color w:val="000000" w:themeColor="text1"/>
            <w:lang w:val="en-US"/>
          </w:rPr>
          <w:t>Three</w:t>
        </w:r>
        <w:r w:rsidR="00AD2AFC" w:rsidRPr="00665C83">
          <w:rPr>
            <w:color w:val="000000" w:themeColor="text1"/>
            <w:lang w:val="en-US"/>
          </w:rPr>
          <w:t xml:space="preserve"> </w:t>
        </w:r>
      </w:ins>
      <w:r w:rsidRPr="00665C83">
        <w:rPr>
          <w:color w:val="000000" w:themeColor="text1"/>
          <w:lang w:val="en-US"/>
        </w:rPr>
        <w:t>advanced ERC grants (2020)</w:t>
      </w:r>
    </w:p>
    <w:p w14:paraId="57495BE2" w14:textId="77777777" w:rsidR="00665C83" w:rsidRPr="00665C83" w:rsidRDefault="00665C83" w:rsidP="00665C83">
      <w:pPr>
        <w:pStyle w:val="ListParagraph"/>
        <w:numPr>
          <w:ilvl w:val="0"/>
          <w:numId w:val="2"/>
        </w:numPr>
        <w:rPr>
          <w:color w:val="000000" w:themeColor="text1"/>
          <w:lang w:val="en-US"/>
        </w:rPr>
      </w:pPr>
      <w:r w:rsidRPr="00665C83">
        <w:rPr>
          <w:color w:val="000000" w:themeColor="text1"/>
          <w:lang w:val="en-US"/>
        </w:rPr>
        <w:t>Elected member of the French Academy of Sciences (2022)</w:t>
      </w:r>
    </w:p>
    <w:p w14:paraId="095388AE" w14:textId="3456C7FE" w:rsidR="00665C83" w:rsidRDefault="00665C83" w:rsidP="00665C83">
      <w:pPr>
        <w:pStyle w:val="ListParagraph"/>
        <w:numPr>
          <w:ilvl w:val="0"/>
          <w:numId w:val="2"/>
        </w:numPr>
        <w:rPr>
          <w:ins w:id="273" w:author="Giacomo Cavalli" w:date="2025-09-23T10:13:00Z" w16du:dateUtc="2025-09-23T08:13:00Z"/>
          <w:color w:val="000000" w:themeColor="text1"/>
          <w:lang w:val="en-US"/>
        </w:rPr>
      </w:pPr>
      <w:r w:rsidRPr="00665C83">
        <w:rPr>
          <w:color w:val="000000" w:themeColor="text1"/>
          <w:lang w:val="en-US"/>
        </w:rPr>
        <w:t>Highly Cited Researcher (Clarivate 2023)</w:t>
      </w:r>
    </w:p>
    <w:p w14:paraId="7A5E8B0E" w14:textId="56F7A9B4" w:rsidR="00322530" w:rsidRPr="00665C83" w:rsidRDefault="00322530" w:rsidP="00665C83">
      <w:pPr>
        <w:pStyle w:val="ListParagraph"/>
        <w:numPr>
          <w:ilvl w:val="0"/>
          <w:numId w:val="2"/>
        </w:numPr>
        <w:rPr>
          <w:color w:val="000000" w:themeColor="text1"/>
          <w:lang w:val="en-US"/>
        </w:rPr>
      </w:pPr>
      <w:ins w:id="274" w:author="Giacomo Cavalli" w:date="2025-09-23T10:13:00Z" w16du:dateUtc="2025-09-23T08:13:00Z">
        <w:r>
          <w:rPr>
            <w:color w:val="000000" w:themeColor="text1"/>
            <w:lang w:val="en-US"/>
          </w:rPr>
          <w:t>Prix Griffuel of the F</w:t>
        </w:r>
      </w:ins>
      <w:ins w:id="275" w:author="Giacomo Cavalli" w:date="2025-09-23T10:14:00Z" w16du:dateUtc="2025-09-23T08:14:00Z">
        <w:r>
          <w:rPr>
            <w:color w:val="000000" w:themeColor="text1"/>
            <w:lang w:val="en-US"/>
          </w:rPr>
          <w:t>ondation ARC for cancer research (2025).</w:t>
        </w:r>
      </w:ins>
    </w:p>
    <w:p w14:paraId="3B8AF628" w14:textId="77777777" w:rsidR="00665C83" w:rsidRDefault="00665C83" w:rsidP="00665C83">
      <w:pPr>
        <w:rPr>
          <w:u w:val="single"/>
          <w:lang w:val="en-US"/>
        </w:rPr>
      </w:pPr>
    </w:p>
    <w:p w14:paraId="22A72DCA" w14:textId="52A914AC" w:rsidR="00665C83" w:rsidRPr="00665C83" w:rsidRDefault="00665C83" w:rsidP="00665C83">
      <w:pPr>
        <w:rPr>
          <w:lang w:val="en-US"/>
        </w:rPr>
      </w:pPr>
      <w:r w:rsidRPr="00665C83">
        <w:rPr>
          <w:lang w:val="en-US"/>
        </w:rPr>
        <w:t>Education</w:t>
      </w:r>
    </w:p>
    <w:p w14:paraId="02945D07" w14:textId="39F9F9BB" w:rsidR="00665C83" w:rsidRPr="00AD2AFC" w:rsidRDefault="00665C83">
      <w:pPr>
        <w:pStyle w:val="ListParagraph"/>
        <w:numPr>
          <w:ilvl w:val="0"/>
          <w:numId w:val="3"/>
        </w:numPr>
        <w:rPr>
          <w:lang w:val="en-US"/>
        </w:rPr>
        <w:pPrChange w:id="276" w:author="Giacomo Cavalli" w:date="2025-09-23T17:24:00Z" w16du:dateUtc="2025-09-23T15:24:00Z">
          <w:pPr>
            <w:ind w:left="360"/>
          </w:pPr>
        </w:pPrChange>
      </w:pPr>
      <w:r w:rsidRPr="00665C83">
        <w:rPr>
          <w:lang w:val="en-US"/>
        </w:rPr>
        <w:t>Postdoc, 1995-1999</w:t>
      </w:r>
      <w:r w:rsidR="00AD2AFC">
        <w:rPr>
          <w:lang w:val="en-US"/>
        </w:rPr>
        <w:t xml:space="preserve">, </w:t>
      </w:r>
      <w:r w:rsidR="00AD2AFC" w:rsidRPr="00665C83">
        <w:rPr>
          <w:lang w:val="en-US"/>
        </w:rPr>
        <w:t>University of Heidelberg, Renato Paro</w:t>
      </w:r>
      <w:r w:rsidR="00AD2AFC">
        <w:rPr>
          <w:lang w:val="en-US"/>
        </w:rPr>
        <w:t>’s lab</w:t>
      </w:r>
      <w:del w:id="277" w:author="Giacomo Cavalli" w:date="2025-09-23T17:25:00Z" w16du:dateUtc="2025-09-23T15:25:00Z">
        <w:r w:rsidR="00AD2AFC" w:rsidRPr="00665C83" w:rsidDel="00AD2AFC">
          <w:rPr>
            <w:lang w:val="en-US"/>
          </w:rPr>
          <w:delText>.</w:delText>
        </w:r>
      </w:del>
    </w:p>
    <w:p w14:paraId="5DB8ABDD" w14:textId="4867673D" w:rsidR="00665C83" w:rsidRPr="00AD2AFC" w:rsidRDefault="00665C83">
      <w:pPr>
        <w:pStyle w:val="ListParagraph"/>
        <w:numPr>
          <w:ilvl w:val="0"/>
          <w:numId w:val="3"/>
        </w:numPr>
        <w:rPr>
          <w:lang w:val="en-US"/>
        </w:rPr>
        <w:pPrChange w:id="278" w:author="Giacomo Cavalli" w:date="2025-09-23T17:23:00Z" w16du:dateUtc="2025-09-23T15:23:00Z">
          <w:pPr>
            <w:pStyle w:val="ListParagraph"/>
          </w:pPr>
        </w:pPrChange>
      </w:pPr>
      <w:r w:rsidRPr="00665C83">
        <w:rPr>
          <w:lang w:val="en-US"/>
        </w:rPr>
        <w:t>PhD in Biology, 1991-1995</w:t>
      </w:r>
      <w:ins w:id="279" w:author="Giacomo Cavalli" w:date="2025-09-23T17:22:00Z" w16du:dateUtc="2025-09-23T15:22:00Z">
        <w:r w:rsidR="00AD2AFC">
          <w:rPr>
            <w:lang w:val="en-US"/>
          </w:rPr>
          <w:t>, Swiss Federal Institute of</w:t>
        </w:r>
        <w:r w:rsidR="00AD2AFC" w:rsidRPr="00665C83">
          <w:rPr>
            <w:lang w:val="en-US"/>
          </w:rPr>
          <w:t xml:space="preserve"> Technology (ETH), Zurich</w:t>
        </w:r>
        <w:r w:rsidR="00AD2AFC">
          <w:rPr>
            <w:lang w:val="en-US"/>
          </w:rPr>
          <w:t xml:space="preserve">, Fritz Thoma and Theo </w:t>
        </w:r>
      </w:ins>
      <w:ins w:id="280" w:author="Giacomo Cavalli" w:date="2025-09-23T17:23:00Z" w16du:dateUtc="2025-09-23T15:23:00Z">
        <w:r w:rsidR="00AD2AFC">
          <w:rPr>
            <w:lang w:val="en-US"/>
          </w:rPr>
          <w:t>Koller</w:t>
        </w:r>
      </w:ins>
    </w:p>
    <w:p w14:paraId="119366D7" w14:textId="6DB8612D" w:rsidR="00AD2AFC" w:rsidRPr="00AD2AFC" w:rsidRDefault="00665C83" w:rsidP="00AD2AFC">
      <w:pPr>
        <w:pStyle w:val="ListParagraph"/>
        <w:numPr>
          <w:ilvl w:val="0"/>
          <w:numId w:val="3"/>
        </w:numPr>
        <w:rPr>
          <w:lang w:val="en-US"/>
        </w:rPr>
      </w:pPr>
      <w:r w:rsidRPr="00665C83">
        <w:rPr>
          <w:lang w:val="en-US"/>
        </w:rPr>
        <w:t>MSc in Biology</w:t>
      </w:r>
      <w:ins w:id="281" w:author="Giacomo Cavalli" w:date="2025-09-23T17:20:00Z" w16du:dateUtc="2025-09-23T15:20:00Z">
        <w:r w:rsidR="00AD2AFC">
          <w:rPr>
            <w:lang w:val="en-US"/>
          </w:rPr>
          <w:t xml:space="preserve">, </w:t>
        </w:r>
      </w:ins>
      <w:r w:rsidR="00AD2AFC" w:rsidRPr="00AD2AFC">
        <w:rPr>
          <w:lang w:val="en-US"/>
        </w:rPr>
        <w:t>University of Parma</w:t>
      </w:r>
      <w:ins w:id="282" w:author="Giacomo Cavalli" w:date="2025-09-23T17:21:00Z" w16du:dateUtc="2025-09-23T15:21:00Z">
        <w:r w:rsidR="00AD2AFC">
          <w:rPr>
            <w:lang w:val="en-US"/>
          </w:rPr>
          <w:t>, Italy</w:t>
        </w:r>
      </w:ins>
    </w:p>
    <w:p w14:paraId="4FE02C24" w14:textId="5EDCF9A8" w:rsidR="00665C83" w:rsidRPr="00665C83" w:rsidRDefault="00665C83" w:rsidP="00AD2AFC">
      <w:pPr>
        <w:pStyle w:val="ListParagraph"/>
        <w:rPr>
          <w:lang w:val="en-US"/>
        </w:rPr>
      </w:pPr>
    </w:p>
    <w:p w14:paraId="0FAE4ED2" w14:textId="77777777" w:rsidR="00665C83" w:rsidRDefault="00665C83" w:rsidP="00665C83">
      <w:pPr>
        <w:rPr>
          <w:lang w:val="en-US"/>
        </w:rPr>
      </w:pPr>
    </w:p>
    <w:p w14:paraId="3FB477E8" w14:textId="77777777" w:rsidR="00665C83" w:rsidRDefault="00665C83" w:rsidP="00665C83">
      <w:pPr>
        <w:rPr>
          <w:lang w:val="en-US"/>
        </w:rPr>
      </w:pPr>
      <w:r>
        <w:rPr>
          <w:lang w:val="en-US"/>
        </w:rPr>
        <w:t>______________________________________________________</w:t>
      </w:r>
    </w:p>
    <w:p w14:paraId="0968E32A" w14:textId="75532BC8" w:rsidR="00665C83" w:rsidRDefault="00665C83" w:rsidP="00665C83">
      <w:pPr>
        <w:rPr>
          <w:b/>
          <w:bCs/>
          <w:lang w:val="en-US"/>
        </w:rPr>
      </w:pPr>
      <w:r>
        <w:rPr>
          <w:b/>
          <w:bCs/>
          <w:lang w:val="en-US"/>
        </w:rPr>
        <w:t>Vacancies page</w:t>
      </w:r>
      <w:r w:rsidRPr="009F270E">
        <w:rPr>
          <w:b/>
          <w:bCs/>
          <w:lang w:val="en-US"/>
        </w:rPr>
        <w:t>:</w:t>
      </w:r>
    </w:p>
    <w:p w14:paraId="189FA61D" w14:textId="77777777" w:rsidR="00665C83" w:rsidRDefault="00665C83" w:rsidP="00665C83">
      <w:pPr>
        <w:rPr>
          <w:lang w:val="en-US"/>
        </w:rPr>
      </w:pPr>
    </w:p>
    <w:p w14:paraId="5F06DDF0" w14:textId="08DC39D4" w:rsidR="00665C83" w:rsidRPr="00665C83" w:rsidDel="00C7083F" w:rsidRDefault="00665C83" w:rsidP="00665C83">
      <w:pPr>
        <w:shd w:val="clear" w:color="auto" w:fill="FFFFFF"/>
        <w:spacing w:after="100" w:afterAutospacing="1"/>
        <w:outlineLvl w:val="4"/>
        <w:rPr>
          <w:del w:id="283" w:author="Giacomo Cavalli" w:date="2025-09-23T17:26:00Z" w16du:dateUtc="2025-09-23T15:26:00Z"/>
          <w:rFonts w:ascii="Montserrat" w:eastAsia="Times New Roman" w:hAnsi="Montserrat" w:cs="Times New Roman"/>
          <w:color w:val="000000"/>
          <w:lang w:eastAsia="en-GB"/>
        </w:rPr>
      </w:pPr>
      <w:del w:id="284" w:author="Giacomo Cavalli" w:date="2025-09-23T17:26:00Z" w16du:dateUtc="2025-09-23T15:26:00Z">
        <w:r w:rsidRPr="00665C83" w:rsidDel="00C7083F">
          <w:rPr>
            <w:rFonts w:ascii="Montserrat" w:eastAsia="Times New Roman" w:hAnsi="Montserrat" w:cs="Times New Roman"/>
            <w:color w:val="000000"/>
            <w:lang w:eastAsia="en-GB"/>
          </w:rPr>
          <w:delText>We are actively looking for an Engineer in computational biology to work on an ERC-funded project. Find more information </w:delText>
        </w:r>
        <w:r w:rsidRPr="00665C83" w:rsidDel="00C7083F">
          <w:rPr>
            <w:rFonts w:ascii="Montserrat" w:eastAsia="Times New Roman" w:hAnsi="Montserrat" w:cs="Times New Roman"/>
            <w:color w:val="000000"/>
            <w:lang w:eastAsia="en-GB"/>
          </w:rPr>
          <w:fldChar w:fldCharType="begin"/>
        </w:r>
        <w:r w:rsidRPr="00665C83" w:rsidDel="00C7083F">
          <w:rPr>
            <w:rFonts w:ascii="Montserrat" w:eastAsia="Times New Roman" w:hAnsi="Montserrat" w:cs="Times New Roman"/>
            <w:color w:val="000000"/>
            <w:lang w:eastAsia="en-GB"/>
          </w:rPr>
          <w:delInstrText>HYPERLINK "https://vloubiere.github.io/files/erc_engineer_computational_biology.pdf" \t "_blank"</w:delInstrText>
        </w:r>
        <w:r w:rsidRPr="00665C83" w:rsidDel="00C7083F">
          <w:rPr>
            <w:rFonts w:ascii="Montserrat" w:eastAsia="Times New Roman" w:hAnsi="Montserrat" w:cs="Times New Roman"/>
            <w:color w:val="000000"/>
            <w:lang w:eastAsia="en-GB"/>
          </w:rPr>
        </w:r>
        <w:r w:rsidRPr="00665C83" w:rsidDel="00C7083F">
          <w:rPr>
            <w:rFonts w:ascii="Montserrat" w:eastAsia="Times New Roman" w:hAnsi="Montserrat" w:cs="Times New Roman"/>
            <w:color w:val="000000"/>
            <w:lang w:eastAsia="en-GB"/>
          </w:rPr>
          <w:fldChar w:fldCharType="separate"/>
        </w:r>
        <w:r w:rsidRPr="00665C83" w:rsidDel="00C7083F">
          <w:rPr>
            <w:rFonts w:ascii="Montserrat" w:eastAsia="Times New Roman" w:hAnsi="Montserrat" w:cs="Times New Roman"/>
            <w:color w:val="000000"/>
            <w:u w:val="single"/>
            <w:lang w:eastAsia="en-GB"/>
          </w:rPr>
          <w:delText>here.</w:delText>
        </w:r>
        <w:r w:rsidRPr="00665C83" w:rsidDel="00C7083F">
          <w:rPr>
            <w:rFonts w:ascii="Montserrat" w:eastAsia="Times New Roman" w:hAnsi="Montserrat" w:cs="Times New Roman"/>
            <w:color w:val="FFFFFF"/>
            <w:u w:val="single"/>
            <w:lang w:eastAsia="en-GB"/>
          </w:rPr>
          <w:delText> </w:delText>
        </w:r>
        <w:r w:rsidRPr="00665C83" w:rsidDel="00C7083F">
          <w:rPr>
            <w:rFonts w:ascii="Montserrat" w:eastAsia="Times New Roman" w:hAnsi="Montserrat" w:cs="Times New Roman"/>
            <w:color w:val="000000"/>
            <w:lang w:eastAsia="en-GB"/>
          </w:rPr>
          <w:fldChar w:fldCharType="end"/>
        </w:r>
      </w:del>
    </w:p>
    <w:p w14:paraId="257D2ABD" w14:textId="2E76DD92" w:rsidR="00665C83" w:rsidRPr="00665C83" w:rsidRDefault="00665C83" w:rsidP="00665C83">
      <w:pPr>
        <w:shd w:val="clear" w:color="auto" w:fill="FFFFFF"/>
        <w:outlineLvl w:val="4"/>
        <w:rPr>
          <w:rFonts w:ascii="Montserrat" w:eastAsia="Times New Roman" w:hAnsi="Montserrat" w:cs="Times New Roman"/>
          <w:color w:val="000000"/>
          <w:lang w:eastAsia="en-GB"/>
        </w:rPr>
      </w:pPr>
      <w:r w:rsidRPr="00665C83">
        <w:rPr>
          <w:rFonts w:ascii="Montserrat" w:eastAsia="Times New Roman" w:hAnsi="Montserrat" w:cs="Times New Roman"/>
          <w:color w:val="000000"/>
          <w:lang w:eastAsia="en-GB"/>
        </w:rPr>
        <w:t>Interested in joining for a PhD</w:t>
      </w:r>
      <w:ins w:id="285" w:author="Giacomo Cavalli" w:date="2025-09-23T17:26:00Z" w16du:dateUtc="2025-09-23T15:26:00Z">
        <w:r w:rsidR="00C7083F">
          <w:rPr>
            <w:rFonts w:ascii="Montserrat" w:eastAsia="Times New Roman" w:hAnsi="Montserrat" w:cs="Times New Roman"/>
            <w:color w:val="000000"/>
            <w:lang w:eastAsia="en-GB"/>
          </w:rPr>
          <w:t>,</w:t>
        </w:r>
      </w:ins>
      <w:r w:rsidRPr="00665C83">
        <w:rPr>
          <w:rFonts w:ascii="Montserrat" w:eastAsia="Times New Roman" w:hAnsi="Montserrat" w:cs="Times New Roman"/>
          <w:color w:val="000000"/>
          <w:lang w:eastAsia="en-GB"/>
        </w:rPr>
        <w:t xml:space="preserve"> </w:t>
      </w:r>
      <w:del w:id="286" w:author="Giacomo Cavalli" w:date="2025-09-23T17:26:00Z" w16du:dateUtc="2025-09-23T15:26:00Z">
        <w:r w:rsidRPr="00665C83" w:rsidDel="00C7083F">
          <w:rPr>
            <w:rFonts w:ascii="Montserrat" w:eastAsia="Times New Roman" w:hAnsi="Montserrat" w:cs="Times New Roman"/>
            <w:color w:val="000000"/>
            <w:lang w:eastAsia="en-GB"/>
          </w:rPr>
          <w:delText xml:space="preserve">or </w:delText>
        </w:r>
      </w:del>
      <w:r w:rsidRPr="00665C83">
        <w:rPr>
          <w:rFonts w:ascii="Montserrat" w:eastAsia="Times New Roman" w:hAnsi="Montserrat" w:cs="Times New Roman"/>
          <w:color w:val="000000"/>
          <w:lang w:eastAsia="en-GB"/>
        </w:rPr>
        <w:t>a Postdoc</w:t>
      </w:r>
      <w:ins w:id="287" w:author="Giacomo Cavalli" w:date="2025-09-23T17:26:00Z" w16du:dateUtc="2025-09-23T15:26:00Z">
        <w:r w:rsidR="00C7083F">
          <w:rPr>
            <w:rFonts w:ascii="Montserrat" w:eastAsia="Times New Roman" w:hAnsi="Montserrat" w:cs="Times New Roman"/>
            <w:color w:val="000000"/>
            <w:lang w:eastAsia="en-GB"/>
          </w:rPr>
          <w:t xml:space="preserve"> or a Lab engineer position</w:t>
        </w:r>
      </w:ins>
      <w:r w:rsidRPr="00665C83">
        <w:rPr>
          <w:rFonts w:ascii="Montserrat" w:eastAsia="Times New Roman" w:hAnsi="Montserrat" w:cs="Times New Roman"/>
          <w:color w:val="000000"/>
          <w:lang w:eastAsia="en-GB"/>
        </w:rPr>
        <w:t>? Reach out with your CV and a few lines about what you’d like to explore — we’re always happy to discuss ideas!</w:t>
      </w:r>
    </w:p>
    <w:p w14:paraId="1158AC61" w14:textId="77777777" w:rsidR="00665C83" w:rsidRDefault="00665C83" w:rsidP="00665C83">
      <w:pPr>
        <w:rPr>
          <w:lang w:val="en-US"/>
        </w:rPr>
      </w:pPr>
    </w:p>
    <w:p w14:paraId="6367DA12" w14:textId="77777777" w:rsidR="005C1477" w:rsidRDefault="005C1477" w:rsidP="005C1477">
      <w:pPr>
        <w:rPr>
          <w:lang w:val="en-US"/>
        </w:rPr>
      </w:pPr>
      <w:r>
        <w:rPr>
          <w:lang w:val="en-US"/>
        </w:rPr>
        <w:t>______________________________________________________</w:t>
      </w:r>
    </w:p>
    <w:p w14:paraId="78796014" w14:textId="40929A5F" w:rsidR="005C1477" w:rsidRDefault="005C1477" w:rsidP="00665C83">
      <w:pPr>
        <w:rPr>
          <w:b/>
          <w:bCs/>
          <w:lang w:val="en-US"/>
        </w:rPr>
      </w:pPr>
      <w:r>
        <w:rPr>
          <w:b/>
          <w:bCs/>
          <w:lang w:val="en-US"/>
        </w:rPr>
        <w:t>Contact</w:t>
      </w:r>
    </w:p>
    <w:p w14:paraId="50079F16" w14:textId="77777777" w:rsidR="005C1477" w:rsidRDefault="005C1477" w:rsidP="00665C83">
      <w:pPr>
        <w:rPr>
          <w:b/>
          <w:bCs/>
          <w:lang w:val="en-US"/>
        </w:rPr>
      </w:pPr>
    </w:p>
    <w:p w14:paraId="5BE8E184" w14:textId="77777777" w:rsidR="005C1477" w:rsidRPr="005C1477" w:rsidRDefault="005C1477" w:rsidP="005C1477">
      <w:pPr>
        <w:rPr>
          <w:lang w:val="en-US"/>
        </w:rPr>
      </w:pPr>
      <w:r w:rsidRPr="005C1477">
        <w:rPr>
          <w:lang w:val="en-US"/>
        </w:rPr>
        <w:lastRenderedPageBreak/>
        <w:t>The Institute of Human Genetics (IGH, UMR 9002) is located in Montpellier, in the south of France, and is affiliated to the french National Center for Scientific Research (CNRS) and to the University of Montpellier (UM).</w:t>
      </w:r>
    </w:p>
    <w:p w14:paraId="45D5C3E4" w14:textId="77777777" w:rsidR="005C1477" w:rsidRPr="005C1477" w:rsidRDefault="005C1477" w:rsidP="005C1477">
      <w:pPr>
        <w:rPr>
          <w:lang w:val="en-US"/>
        </w:rPr>
      </w:pPr>
    </w:p>
    <w:p w14:paraId="5F2B5024" w14:textId="25996639" w:rsidR="005C1477" w:rsidRPr="005C1477" w:rsidRDefault="005C1477" w:rsidP="005C1477">
      <w:pPr>
        <w:rPr>
          <w:lang w:val="en-US"/>
        </w:rPr>
      </w:pPr>
      <w:del w:id="288" w:author="Giacomo Cavalli" w:date="2025-09-23T10:18:00Z" w16du:dateUtc="2025-09-23T08:18:00Z">
        <w:r w:rsidDel="00322530">
          <w:fldChar w:fldCharType="begin"/>
        </w:r>
        <w:r w:rsidDel="00322530">
          <w:delInstrText>HYPERLINK "mailto:test@example.org"</w:delInstrText>
        </w:r>
        <w:r w:rsidDel="00322530">
          <w:fldChar w:fldCharType="separate"/>
        </w:r>
        <w:r w:rsidRPr="002A548C" w:rsidDel="00322530">
          <w:rPr>
            <w:rStyle w:val="Hyperlink"/>
            <w:lang w:val="en-US"/>
          </w:rPr>
          <w:delText>test@example.org</w:delText>
        </w:r>
        <w:r w:rsidDel="00322530">
          <w:fldChar w:fldCharType="end"/>
        </w:r>
        <w:r w:rsidDel="00322530">
          <w:rPr>
            <w:lang w:val="en-US"/>
          </w:rPr>
          <w:delText xml:space="preserve"> </w:delText>
        </w:r>
      </w:del>
      <w:r w:rsidRPr="005C1477">
        <w:rPr>
          <w:color w:val="EE0000"/>
          <w:lang w:val="en-US"/>
        </w:rPr>
        <w:t>-&gt;</w:t>
      </w:r>
      <w:r>
        <w:rPr>
          <w:color w:val="EE0000"/>
          <w:lang w:val="en-US"/>
        </w:rPr>
        <w:t xml:space="preserve"> Here I did not add any address yet, see red note right below.</w:t>
      </w:r>
    </w:p>
    <w:p w14:paraId="1BAE6147" w14:textId="29CE45FD" w:rsidR="005C1477" w:rsidRPr="00D84946" w:rsidRDefault="005C1477" w:rsidP="005C1477">
      <w:pPr>
        <w:rPr>
          <w:lang w:val="fr-FR"/>
          <w:rPrChange w:id="289" w:author="Giacomo Cavalli" w:date="2025-09-12T10:21:00Z" w16du:dateUtc="2025-09-12T08:21:00Z">
            <w:rPr>
              <w:lang w:val="en-US"/>
            </w:rPr>
          </w:rPrChange>
        </w:rPr>
      </w:pPr>
      <w:r w:rsidRPr="00D84946">
        <w:rPr>
          <w:lang w:val="fr-FR"/>
          <w:rPrChange w:id="290" w:author="Giacomo Cavalli" w:date="2025-09-12T10:21:00Z" w16du:dateUtc="2025-09-12T08:21:00Z">
            <w:rPr>
              <w:lang w:val="en-US"/>
            </w:rPr>
          </w:rPrChange>
        </w:rPr>
        <w:t xml:space="preserve">+33 4 34 35 99 </w:t>
      </w:r>
      <w:del w:id="291" w:author="Giacomo Cavalli" w:date="2025-09-23T10:18:00Z" w16du:dateUtc="2025-09-23T08:18:00Z">
        <w:r w:rsidRPr="00D84946" w:rsidDel="00322530">
          <w:rPr>
            <w:lang w:val="fr-FR"/>
            <w:rPrChange w:id="292" w:author="Giacomo Cavalli" w:date="2025-09-12T10:21:00Z" w16du:dateUtc="2025-09-12T08:21:00Z">
              <w:rPr>
                <w:lang w:val="en-US"/>
              </w:rPr>
            </w:rPrChange>
          </w:rPr>
          <w:delText>70</w:delText>
        </w:r>
      </w:del>
      <w:ins w:id="293" w:author="Giacomo Cavalli" w:date="2025-09-23T10:18:00Z" w16du:dateUtc="2025-09-23T08:18:00Z">
        <w:r w:rsidR="00322530">
          <w:rPr>
            <w:lang w:val="fr-FR"/>
          </w:rPr>
          <w:t>68</w:t>
        </w:r>
      </w:ins>
    </w:p>
    <w:p w14:paraId="0BD69F5D" w14:textId="77777777" w:rsidR="005C1477" w:rsidRPr="00D84946" w:rsidRDefault="005C1477" w:rsidP="005C1477">
      <w:pPr>
        <w:rPr>
          <w:lang w:val="fr-FR"/>
          <w:rPrChange w:id="294" w:author="Giacomo Cavalli" w:date="2025-09-12T10:21:00Z" w16du:dateUtc="2025-09-12T08:21:00Z">
            <w:rPr>
              <w:lang w:val="en-US"/>
            </w:rPr>
          </w:rPrChange>
        </w:rPr>
      </w:pPr>
      <w:r w:rsidRPr="00D84946">
        <w:rPr>
          <w:lang w:val="fr-FR"/>
          <w:rPrChange w:id="295" w:author="Giacomo Cavalli" w:date="2025-09-12T10:21:00Z" w16du:dateUtc="2025-09-12T08:21:00Z">
            <w:rPr>
              <w:lang w:val="en-US"/>
            </w:rPr>
          </w:rPrChange>
        </w:rPr>
        <w:t>141 Rue de la Cardonille, Montpellier, Hérault 34094 cedex 5</w:t>
      </w:r>
    </w:p>
    <w:p w14:paraId="70A719DA" w14:textId="43AC5999" w:rsidR="005C1477" w:rsidRDefault="005C1477" w:rsidP="005C1477">
      <w:pPr>
        <w:rPr>
          <w:ins w:id="296" w:author="Giacomo Cavalli" w:date="2025-09-23T10:15:00Z" w16du:dateUtc="2025-09-23T08:15:00Z"/>
          <w:lang w:val="en-US"/>
        </w:rPr>
      </w:pPr>
      <w:r w:rsidRPr="005C1477">
        <w:rPr>
          <w:lang w:val="en-US"/>
        </w:rPr>
        <w:t>Enter from the west side of the campus and head to the IGH building, first stair.</w:t>
      </w:r>
    </w:p>
    <w:p w14:paraId="29EA9707" w14:textId="77777777" w:rsidR="00322530" w:rsidRDefault="00322530" w:rsidP="005C1477">
      <w:pPr>
        <w:rPr>
          <w:ins w:id="297" w:author="Giacomo Cavalli" w:date="2025-09-23T10:15:00Z" w16du:dateUtc="2025-09-23T08:15:00Z"/>
          <w:lang w:val="en-US"/>
        </w:rPr>
      </w:pPr>
    </w:p>
    <w:p w14:paraId="139E5B63" w14:textId="77777777" w:rsidR="00322530" w:rsidRDefault="00322530" w:rsidP="005C1477">
      <w:pPr>
        <w:rPr>
          <w:lang w:val="en-US"/>
        </w:rPr>
      </w:pPr>
    </w:p>
    <w:p w14:paraId="23987DB7" w14:textId="77777777" w:rsidR="005C1477" w:rsidRDefault="005C1477" w:rsidP="005C1477">
      <w:pPr>
        <w:rPr>
          <w:lang w:val="en-US"/>
        </w:rPr>
      </w:pPr>
    </w:p>
    <w:p w14:paraId="3BE29CD1" w14:textId="1342BB51" w:rsidR="005C1477" w:rsidRDefault="005C1477" w:rsidP="005C1477">
      <w:pPr>
        <w:rPr>
          <w:ins w:id="298" w:author="Giacomo Cavalli" w:date="2025-09-23T10:15:00Z" w16du:dateUtc="2025-09-23T08:15:00Z"/>
          <w:color w:val="EE0000"/>
          <w:lang w:val="en-US"/>
        </w:rPr>
      </w:pPr>
      <w:r>
        <w:rPr>
          <w:color w:val="EE0000"/>
          <w:lang w:val="en-US"/>
        </w:rPr>
        <w:t>For now I did not add any email address to the website. The reason is that showing plain email will subject us to spam emails, which are generated by bots that constantly scrap website for email addresses. One way to diminish the amount of spam is to partially hide the email to trivial bots, for example by replacing @ to [at], but smarter bots will still find their way out of this. Another solution is to give a unique lab email address on the website (</w:t>
      </w:r>
      <w:hyperlink r:id="rId9" w:history="1">
        <w:r w:rsidRPr="002A548C">
          <w:rPr>
            <w:rStyle w:val="Hyperlink"/>
            <w:lang w:val="en-US"/>
          </w:rPr>
          <w:t>cavalli.lab@gmail.com</w:t>
        </w:r>
      </w:hyperlink>
      <w:r>
        <w:rPr>
          <w:color w:val="EE0000"/>
          <w:lang w:val="en-US"/>
        </w:rPr>
        <w:t xml:space="preserve"> or something like this), where lots of spam can go without bothering us. In addition, one could create a rule on this address to only redirect the mails emitted from the website to your address or to the targeted person. What do you think?</w:t>
      </w:r>
    </w:p>
    <w:p w14:paraId="4C52AACA" w14:textId="77777777" w:rsidR="00322530" w:rsidRDefault="00322530" w:rsidP="005C1477">
      <w:pPr>
        <w:rPr>
          <w:ins w:id="299" w:author="Giacomo Cavalli" w:date="2025-09-23T10:16:00Z" w16du:dateUtc="2025-09-23T08:16:00Z"/>
          <w:color w:val="EE0000"/>
          <w:lang w:val="en-US"/>
        </w:rPr>
      </w:pPr>
    </w:p>
    <w:p w14:paraId="06E3177E" w14:textId="56E3D9E3" w:rsidR="00322530" w:rsidRDefault="00322530" w:rsidP="005C1477">
      <w:pPr>
        <w:rPr>
          <w:ins w:id="300" w:author="Giacomo Cavalli" w:date="2025-09-23T10:16:00Z" w16du:dateUtc="2025-09-23T08:16:00Z"/>
          <w:color w:val="EE0000"/>
          <w:lang w:val="en-US"/>
        </w:rPr>
      </w:pPr>
      <w:ins w:id="301" w:author="Giacomo Cavalli" w:date="2025-09-23T10:16:00Z" w16du:dateUtc="2025-09-23T08:16:00Z">
        <w:r>
          <w:rPr>
            <w:color w:val="EE0000"/>
            <w:lang w:val="en-US"/>
          </w:rPr>
          <w:t xml:space="preserve">You are right, spam are terrible, let’s reduce that. I would not put any emails, just one contact statement </w:t>
        </w:r>
      </w:ins>
      <w:ins w:id="302" w:author="Giacomo Cavalli" w:date="2025-09-23T10:17:00Z" w16du:dateUtc="2025-09-23T08:17:00Z">
        <w:r>
          <w:rPr>
            <w:color w:val="EE0000"/>
            <w:lang w:val="en-US"/>
          </w:rPr>
          <w:t>:</w:t>
        </w:r>
      </w:ins>
    </w:p>
    <w:p w14:paraId="2C0DAA82" w14:textId="1AFF3F15" w:rsidR="00322530" w:rsidRDefault="00322530" w:rsidP="005C1477">
      <w:pPr>
        <w:rPr>
          <w:ins w:id="303" w:author="Giacomo Cavalli" w:date="2025-09-23T10:16:00Z" w16du:dateUtc="2025-09-23T08:16:00Z"/>
          <w:color w:val="EE0000"/>
          <w:lang w:val="en-US"/>
        </w:rPr>
      </w:pPr>
      <w:ins w:id="304" w:author="Giacomo Cavalli" w:date="2025-09-23T10:16:00Z" w16du:dateUtc="2025-09-23T08:16:00Z">
        <w:r>
          <w:rPr>
            <w:color w:val="EE0000"/>
            <w:lang w:val="en-US"/>
          </w:rPr>
          <w:t xml:space="preserve">For any enquiries please </w:t>
        </w:r>
      </w:ins>
      <w:ins w:id="305" w:author="Giacomo Cavalli" w:date="2025-09-23T10:17:00Z" w16du:dateUtc="2025-09-23T08:17:00Z">
        <w:r>
          <w:rPr>
            <w:color w:val="EE0000"/>
            <w:lang w:val="en-US"/>
          </w:rPr>
          <w:t>send us an email. (email should be hyperlinked to:</w:t>
        </w:r>
      </w:ins>
      <w:ins w:id="306" w:author="Giacomo Cavalli" w:date="2025-09-23T10:16:00Z" w16du:dateUtc="2025-09-23T08:16:00Z">
        <w:r>
          <w:rPr>
            <w:color w:val="EE0000"/>
            <w:lang w:val="en-US"/>
          </w:rPr>
          <w:t xml:space="preserve"> </w:t>
        </w:r>
        <w:r>
          <w:rPr>
            <w:color w:val="EE0000"/>
            <w:lang w:val="en-US"/>
          </w:rPr>
          <w:fldChar w:fldCharType="begin"/>
        </w:r>
        <w:r>
          <w:rPr>
            <w:color w:val="EE0000"/>
            <w:lang w:val="en-US"/>
          </w:rPr>
          <w:instrText>HYPERLINK "mailto:</w:instrText>
        </w:r>
      </w:ins>
      <w:ins w:id="307" w:author="Giacomo Cavalli" w:date="2025-09-23T10:15:00Z" w16du:dateUtc="2025-09-23T08:15:00Z">
        <w:r>
          <w:rPr>
            <w:color w:val="EE0000"/>
            <w:lang w:val="en-US"/>
          </w:rPr>
          <w:instrText>labmanagement@igh.cnrs</w:instrText>
        </w:r>
      </w:ins>
      <w:ins w:id="308" w:author="Giacomo Cavalli" w:date="2025-09-23T10:16:00Z" w16du:dateUtc="2025-09-23T08:16:00Z">
        <w:r>
          <w:rPr>
            <w:color w:val="EE0000"/>
            <w:lang w:val="en-US"/>
          </w:rPr>
          <w:instrText>.fr"</w:instrText>
        </w:r>
        <w:r>
          <w:rPr>
            <w:color w:val="EE0000"/>
            <w:lang w:val="en-US"/>
          </w:rPr>
        </w:r>
        <w:r>
          <w:rPr>
            <w:color w:val="EE0000"/>
            <w:lang w:val="en-US"/>
          </w:rPr>
          <w:fldChar w:fldCharType="separate"/>
        </w:r>
      </w:ins>
      <w:ins w:id="309" w:author="Giacomo Cavalli" w:date="2025-09-23T10:15:00Z" w16du:dateUtc="2025-09-23T08:15:00Z">
        <w:r w:rsidRPr="00E63A09">
          <w:rPr>
            <w:rStyle w:val="Hyperlink"/>
            <w:lang w:val="en-US"/>
          </w:rPr>
          <w:t>labmanagement@igh.cnrs</w:t>
        </w:r>
      </w:ins>
      <w:ins w:id="310" w:author="Giacomo Cavalli" w:date="2025-09-23T10:16:00Z" w16du:dateUtc="2025-09-23T08:16:00Z">
        <w:r w:rsidRPr="00E63A09">
          <w:rPr>
            <w:rStyle w:val="Hyperlink"/>
            <w:lang w:val="en-US"/>
          </w:rPr>
          <w:t>.fr</w:t>
        </w:r>
        <w:r>
          <w:rPr>
            <w:color w:val="EE0000"/>
            <w:lang w:val="en-US"/>
          </w:rPr>
          <w:fldChar w:fldCharType="end"/>
        </w:r>
      </w:ins>
      <w:ins w:id="311" w:author="Giacomo Cavalli" w:date="2025-09-23T10:17:00Z" w16du:dateUtc="2025-09-23T08:17:00Z">
        <w:r>
          <w:rPr>
            <w:color w:val="EE0000"/>
            <w:lang w:val="en-US"/>
          </w:rPr>
          <w:t>)</w:t>
        </w:r>
      </w:ins>
    </w:p>
    <w:p w14:paraId="22D6C7D3" w14:textId="0F297FEF" w:rsidR="00322530" w:rsidDel="00322530" w:rsidRDefault="00322530" w:rsidP="005C1477">
      <w:pPr>
        <w:rPr>
          <w:del w:id="312" w:author="Giacomo Cavalli" w:date="2025-09-23T10:16:00Z" w16du:dateUtc="2025-09-23T08:16:00Z"/>
          <w:color w:val="EE0000"/>
          <w:lang w:val="en-US"/>
        </w:rPr>
      </w:pPr>
    </w:p>
    <w:p w14:paraId="0ADD470F" w14:textId="77777777" w:rsidR="005C1477" w:rsidRPr="00665C83" w:rsidRDefault="005C1477" w:rsidP="005C1477">
      <w:pPr>
        <w:rPr>
          <w:lang w:val="en-US"/>
        </w:rPr>
      </w:pPr>
    </w:p>
    <w:sectPr w:rsidR="005C1477" w:rsidRPr="00665C8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3" w:author="Giacomo Cavalli" w:date="2025-09-23T16:30:00Z" w:initials="GC">
    <w:p w14:paraId="2C88BA4B" w14:textId="77777777" w:rsidR="004A3669" w:rsidRDefault="004A3669" w:rsidP="004A3669">
      <w:r>
        <w:rPr>
          <w:rStyle w:val="CommentReference"/>
        </w:rPr>
        <w:annotationRef/>
      </w:r>
      <w:r>
        <w:rPr>
          <w:sz w:val="20"/>
          <w:szCs w:val="20"/>
        </w:rPr>
        <w:t>Put this in second position, before WaddingtonMemory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88BA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EC58F3" w16cex:dateUtc="2025-09-23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88BA4B" w16cid:durableId="0DEC58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Montserrat">
    <w:panose1 w:val="00000500000000000000"/>
    <w:charset w:val="4D"/>
    <w:family w:val="auto"/>
    <w:pitch w:val="variable"/>
    <w:sig w:usb0="2000020F" w:usb1="00000003" w:usb2="00000000" w:usb3="00000000" w:csb0="00000197"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525B1"/>
    <w:multiLevelType w:val="hybridMultilevel"/>
    <w:tmpl w:val="70060C14"/>
    <w:lvl w:ilvl="0" w:tplc="E89C4CFC">
      <w:start w:val="1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D527A8C"/>
    <w:multiLevelType w:val="hybridMultilevel"/>
    <w:tmpl w:val="20968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5DC2542"/>
    <w:multiLevelType w:val="hybridMultilevel"/>
    <w:tmpl w:val="2F54EEB2"/>
    <w:lvl w:ilvl="0" w:tplc="E89C4CFC">
      <w:start w:val="1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3738461">
    <w:abstractNumId w:val="1"/>
  </w:num>
  <w:num w:numId="2" w16cid:durableId="714738591">
    <w:abstractNumId w:val="0"/>
  </w:num>
  <w:num w:numId="3" w16cid:durableId="25336379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acomo Cavalli">
    <w15:presenceInfo w15:providerId="AD" w15:userId="S::giacomo.cavalli@academie-sciences.fr::abc34e9f-5a93-4e66-ada5-08d28c480f0d"/>
  </w15:person>
  <w15:person w15:author="Loubiere,Vincent">
    <w15:presenceInfo w15:providerId="AD" w15:userId="S::vincent.loubiere@imp.ac.at::57cac777-c48d-4006-93e8-4e224ddc5d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46"/>
    <w:rsid w:val="000040C1"/>
    <w:rsid w:val="000D4F44"/>
    <w:rsid w:val="001204CC"/>
    <w:rsid w:val="001E0812"/>
    <w:rsid w:val="00244E46"/>
    <w:rsid w:val="002E6A7C"/>
    <w:rsid w:val="002F020D"/>
    <w:rsid w:val="002F5A99"/>
    <w:rsid w:val="00322530"/>
    <w:rsid w:val="004A3669"/>
    <w:rsid w:val="004E197A"/>
    <w:rsid w:val="00541BD9"/>
    <w:rsid w:val="00570EC0"/>
    <w:rsid w:val="0057162E"/>
    <w:rsid w:val="0057236E"/>
    <w:rsid w:val="005A2145"/>
    <w:rsid w:val="005C0A51"/>
    <w:rsid w:val="005C1477"/>
    <w:rsid w:val="005F7657"/>
    <w:rsid w:val="00665C83"/>
    <w:rsid w:val="00666E36"/>
    <w:rsid w:val="0067311E"/>
    <w:rsid w:val="006C624F"/>
    <w:rsid w:val="007611B3"/>
    <w:rsid w:val="00846A08"/>
    <w:rsid w:val="0085556D"/>
    <w:rsid w:val="0087212A"/>
    <w:rsid w:val="00875802"/>
    <w:rsid w:val="009641E8"/>
    <w:rsid w:val="009E4E9E"/>
    <w:rsid w:val="009F0291"/>
    <w:rsid w:val="009F270E"/>
    <w:rsid w:val="00AD2AFC"/>
    <w:rsid w:val="00B069D0"/>
    <w:rsid w:val="00B5255A"/>
    <w:rsid w:val="00C7083F"/>
    <w:rsid w:val="00C86061"/>
    <w:rsid w:val="00CA5607"/>
    <w:rsid w:val="00D84946"/>
    <w:rsid w:val="00F11F7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1BB967"/>
  <w15:chartTrackingRefBased/>
  <w15:docId w15:val="{836B5915-C844-1A42-9F0C-08BC17A80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4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E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E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E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E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4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E46"/>
    <w:rPr>
      <w:rFonts w:eastAsiaTheme="majorEastAsia" w:cstheme="majorBidi"/>
      <w:color w:val="272727" w:themeColor="text1" w:themeTint="D8"/>
    </w:rPr>
  </w:style>
  <w:style w:type="paragraph" w:styleId="Title">
    <w:name w:val="Title"/>
    <w:basedOn w:val="Normal"/>
    <w:next w:val="Normal"/>
    <w:link w:val="TitleChar"/>
    <w:uiPriority w:val="10"/>
    <w:qFormat/>
    <w:rsid w:val="00244E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E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E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4E46"/>
    <w:rPr>
      <w:i/>
      <w:iCs/>
      <w:color w:val="404040" w:themeColor="text1" w:themeTint="BF"/>
    </w:rPr>
  </w:style>
  <w:style w:type="paragraph" w:styleId="ListParagraph">
    <w:name w:val="List Paragraph"/>
    <w:basedOn w:val="Normal"/>
    <w:uiPriority w:val="34"/>
    <w:qFormat/>
    <w:rsid w:val="00244E46"/>
    <w:pPr>
      <w:ind w:left="720"/>
      <w:contextualSpacing/>
    </w:pPr>
  </w:style>
  <w:style w:type="character" w:styleId="IntenseEmphasis">
    <w:name w:val="Intense Emphasis"/>
    <w:basedOn w:val="DefaultParagraphFont"/>
    <w:uiPriority w:val="21"/>
    <w:qFormat/>
    <w:rsid w:val="00244E46"/>
    <w:rPr>
      <w:i/>
      <w:iCs/>
      <w:color w:val="0F4761" w:themeColor="accent1" w:themeShade="BF"/>
    </w:rPr>
  </w:style>
  <w:style w:type="paragraph" w:styleId="IntenseQuote">
    <w:name w:val="Intense Quote"/>
    <w:basedOn w:val="Normal"/>
    <w:next w:val="Normal"/>
    <w:link w:val="IntenseQuoteChar"/>
    <w:uiPriority w:val="30"/>
    <w:qFormat/>
    <w:rsid w:val="00244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E46"/>
    <w:rPr>
      <w:i/>
      <w:iCs/>
      <w:color w:val="0F4761" w:themeColor="accent1" w:themeShade="BF"/>
    </w:rPr>
  </w:style>
  <w:style w:type="character" w:styleId="IntenseReference">
    <w:name w:val="Intense Reference"/>
    <w:basedOn w:val="DefaultParagraphFont"/>
    <w:uiPriority w:val="32"/>
    <w:qFormat/>
    <w:rsid w:val="00244E46"/>
    <w:rPr>
      <w:b/>
      <w:bCs/>
      <w:smallCaps/>
      <w:color w:val="0F4761" w:themeColor="accent1" w:themeShade="BF"/>
      <w:spacing w:val="5"/>
    </w:rPr>
  </w:style>
  <w:style w:type="paragraph" w:styleId="NormalWeb">
    <w:name w:val="Normal (Web)"/>
    <w:basedOn w:val="Normal"/>
    <w:uiPriority w:val="99"/>
    <w:semiHidden/>
    <w:unhideWhenUsed/>
    <w:rsid w:val="00665C83"/>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665C83"/>
    <w:rPr>
      <w:color w:val="0000FF"/>
      <w:u w:val="single"/>
    </w:rPr>
  </w:style>
  <w:style w:type="character" w:styleId="UnresolvedMention">
    <w:name w:val="Unresolved Mention"/>
    <w:basedOn w:val="DefaultParagraphFont"/>
    <w:uiPriority w:val="99"/>
    <w:semiHidden/>
    <w:unhideWhenUsed/>
    <w:rsid w:val="005C1477"/>
    <w:rPr>
      <w:color w:val="605E5C"/>
      <w:shd w:val="clear" w:color="auto" w:fill="E1DFDD"/>
    </w:rPr>
  </w:style>
  <w:style w:type="paragraph" w:styleId="Revision">
    <w:name w:val="Revision"/>
    <w:hidden/>
    <w:uiPriority w:val="99"/>
    <w:semiHidden/>
    <w:rsid w:val="001204CC"/>
  </w:style>
  <w:style w:type="character" w:styleId="CommentReference">
    <w:name w:val="annotation reference"/>
    <w:basedOn w:val="DefaultParagraphFont"/>
    <w:uiPriority w:val="99"/>
    <w:semiHidden/>
    <w:unhideWhenUsed/>
    <w:rsid w:val="004A3669"/>
    <w:rPr>
      <w:sz w:val="16"/>
      <w:szCs w:val="16"/>
    </w:rPr>
  </w:style>
  <w:style w:type="paragraph" w:styleId="CommentText">
    <w:name w:val="annotation text"/>
    <w:basedOn w:val="Normal"/>
    <w:link w:val="CommentTextChar"/>
    <w:uiPriority w:val="99"/>
    <w:semiHidden/>
    <w:unhideWhenUsed/>
    <w:rsid w:val="004A3669"/>
    <w:rPr>
      <w:sz w:val="20"/>
      <w:szCs w:val="20"/>
    </w:rPr>
  </w:style>
  <w:style w:type="character" w:customStyle="1" w:styleId="CommentTextChar">
    <w:name w:val="Comment Text Char"/>
    <w:basedOn w:val="DefaultParagraphFont"/>
    <w:link w:val="CommentText"/>
    <w:uiPriority w:val="99"/>
    <w:semiHidden/>
    <w:rsid w:val="004A3669"/>
    <w:rPr>
      <w:sz w:val="20"/>
      <w:szCs w:val="20"/>
    </w:rPr>
  </w:style>
  <w:style w:type="paragraph" w:styleId="CommentSubject">
    <w:name w:val="annotation subject"/>
    <w:basedOn w:val="CommentText"/>
    <w:next w:val="CommentText"/>
    <w:link w:val="CommentSubjectChar"/>
    <w:uiPriority w:val="99"/>
    <w:semiHidden/>
    <w:unhideWhenUsed/>
    <w:rsid w:val="004A3669"/>
    <w:rPr>
      <w:b/>
      <w:bCs/>
    </w:rPr>
  </w:style>
  <w:style w:type="character" w:customStyle="1" w:styleId="CommentSubjectChar">
    <w:name w:val="Comment Subject Char"/>
    <w:basedOn w:val="CommentTextChar"/>
    <w:link w:val="CommentSubject"/>
    <w:uiPriority w:val="99"/>
    <w:semiHidden/>
    <w:rsid w:val="004A366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22247">
      <w:bodyDiv w:val="1"/>
      <w:marLeft w:val="0"/>
      <w:marRight w:val="0"/>
      <w:marTop w:val="0"/>
      <w:marBottom w:val="0"/>
      <w:divBdr>
        <w:top w:val="none" w:sz="0" w:space="0" w:color="auto"/>
        <w:left w:val="none" w:sz="0" w:space="0" w:color="auto"/>
        <w:bottom w:val="none" w:sz="0" w:space="0" w:color="auto"/>
        <w:right w:val="none" w:sz="0" w:space="0" w:color="auto"/>
      </w:divBdr>
      <w:divsChild>
        <w:div w:id="1440486520">
          <w:marLeft w:val="0"/>
          <w:marRight w:val="0"/>
          <w:marTop w:val="0"/>
          <w:marBottom w:val="0"/>
          <w:divBdr>
            <w:top w:val="none" w:sz="0" w:space="0" w:color="auto"/>
            <w:left w:val="none" w:sz="0" w:space="0" w:color="auto"/>
            <w:bottom w:val="none" w:sz="0" w:space="0" w:color="auto"/>
            <w:right w:val="none" w:sz="0" w:space="0" w:color="auto"/>
          </w:divBdr>
        </w:div>
        <w:div w:id="1172644677">
          <w:marLeft w:val="0"/>
          <w:marRight w:val="0"/>
          <w:marTop w:val="0"/>
          <w:marBottom w:val="0"/>
          <w:divBdr>
            <w:top w:val="none" w:sz="0" w:space="0" w:color="auto"/>
            <w:left w:val="none" w:sz="0" w:space="0" w:color="auto"/>
            <w:bottom w:val="none" w:sz="0" w:space="0" w:color="auto"/>
            <w:right w:val="none" w:sz="0" w:space="0" w:color="auto"/>
          </w:divBdr>
        </w:div>
        <w:div w:id="698895047">
          <w:marLeft w:val="0"/>
          <w:marRight w:val="0"/>
          <w:marTop w:val="0"/>
          <w:marBottom w:val="0"/>
          <w:divBdr>
            <w:top w:val="none" w:sz="0" w:space="0" w:color="auto"/>
            <w:left w:val="none" w:sz="0" w:space="0" w:color="auto"/>
            <w:bottom w:val="none" w:sz="0" w:space="0" w:color="auto"/>
            <w:right w:val="none" w:sz="0" w:space="0" w:color="auto"/>
          </w:divBdr>
        </w:div>
      </w:divsChild>
    </w:div>
    <w:div w:id="423500823">
      <w:bodyDiv w:val="1"/>
      <w:marLeft w:val="0"/>
      <w:marRight w:val="0"/>
      <w:marTop w:val="0"/>
      <w:marBottom w:val="0"/>
      <w:divBdr>
        <w:top w:val="none" w:sz="0" w:space="0" w:color="auto"/>
        <w:left w:val="none" w:sz="0" w:space="0" w:color="auto"/>
        <w:bottom w:val="none" w:sz="0" w:space="0" w:color="auto"/>
        <w:right w:val="none" w:sz="0" w:space="0" w:color="auto"/>
      </w:divBdr>
    </w:div>
    <w:div w:id="1269964608">
      <w:bodyDiv w:val="1"/>
      <w:marLeft w:val="0"/>
      <w:marRight w:val="0"/>
      <w:marTop w:val="0"/>
      <w:marBottom w:val="0"/>
      <w:divBdr>
        <w:top w:val="none" w:sz="0" w:space="0" w:color="auto"/>
        <w:left w:val="none" w:sz="0" w:space="0" w:color="auto"/>
        <w:bottom w:val="none" w:sz="0" w:space="0" w:color="auto"/>
        <w:right w:val="none" w:sz="0" w:space="0" w:color="auto"/>
      </w:divBdr>
      <w:divsChild>
        <w:div w:id="1746344670">
          <w:marLeft w:val="0"/>
          <w:marRight w:val="0"/>
          <w:marTop w:val="0"/>
          <w:marBottom w:val="0"/>
          <w:divBdr>
            <w:top w:val="none" w:sz="0" w:space="0" w:color="auto"/>
            <w:left w:val="none" w:sz="0" w:space="0" w:color="auto"/>
            <w:bottom w:val="none" w:sz="0" w:space="0" w:color="auto"/>
            <w:right w:val="none" w:sz="0" w:space="0" w:color="auto"/>
          </w:divBdr>
        </w:div>
        <w:div w:id="200674787">
          <w:marLeft w:val="0"/>
          <w:marRight w:val="0"/>
          <w:marTop w:val="0"/>
          <w:marBottom w:val="0"/>
          <w:divBdr>
            <w:top w:val="none" w:sz="0" w:space="0" w:color="auto"/>
            <w:left w:val="none" w:sz="0" w:space="0" w:color="auto"/>
            <w:bottom w:val="none" w:sz="0" w:space="0" w:color="auto"/>
            <w:right w:val="none" w:sz="0" w:space="0" w:color="auto"/>
          </w:divBdr>
        </w:div>
      </w:divsChild>
    </w:div>
    <w:div w:id="1301569245">
      <w:bodyDiv w:val="1"/>
      <w:marLeft w:val="0"/>
      <w:marRight w:val="0"/>
      <w:marTop w:val="0"/>
      <w:marBottom w:val="0"/>
      <w:divBdr>
        <w:top w:val="none" w:sz="0" w:space="0" w:color="auto"/>
        <w:left w:val="none" w:sz="0" w:space="0" w:color="auto"/>
        <w:bottom w:val="none" w:sz="0" w:space="0" w:color="auto"/>
        <w:right w:val="none" w:sz="0" w:space="0" w:color="auto"/>
      </w:divBdr>
    </w:div>
    <w:div w:id="1318076284">
      <w:bodyDiv w:val="1"/>
      <w:marLeft w:val="0"/>
      <w:marRight w:val="0"/>
      <w:marTop w:val="0"/>
      <w:marBottom w:val="0"/>
      <w:divBdr>
        <w:top w:val="none" w:sz="0" w:space="0" w:color="auto"/>
        <w:left w:val="none" w:sz="0" w:space="0" w:color="auto"/>
        <w:bottom w:val="none" w:sz="0" w:space="0" w:color="auto"/>
        <w:right w:val="none" w:sz="0" w:space="0" w:color="auto"/>
      </w:divBdr>
      <w:divsChild>
        <w:div w:id="374161556">
          <w:marLeft w:val="0"/>
          <w:marRight w:val="0"/>
          <w:marTop w:val="0"/>
          <w:marBottom w:val="0"/>
          <w:divBdr>
            <w:top w:val="none" w:sz="0" w:space="0" w:color="auto"/>
            <w:left w:val="none" w:sz="0" w:space="0" w:color="auto"/>
            <w:bottom w:val="none" w:sz="0" w:space="0" w:color="auto"/>
            <w:right w:val="none" w:sz="0" w:space="0" w:color="auto"/>
          </w:divBdr>
        </w:div>
        <w:div w:id="2103255985">
          <w:marLeft w:val="0"/>
          <w:marRight w:val="0"/>
          <w:marTop w:val="0"/>
          <w:marBottom w:val="0"/>
          <w:divBdr>
            <w:top w:val="none" w:sz="0" w:space="0" w:color="auto"/>
            <w:left w:val="none" w:sz="0" w:space="0" w:color="auto"/>
            <w:bottom w:val="none" w:sz="0" w:space="0" w:color="auto"/>
            <w:right w:val="none" w:sz="0" w:space="0" w:color="auto"/>
          </w:divBdr>
        </w:div>
        <w:div w:id="1291202442">
          <w:marLeft w:val="0"/>
          <w:marRight w:val="0"/>
          <w:marTop w:val="0"/>
          <w:marBottom w:val="0"/>
          <w:divBdr>
            <w:top w:val="none" w:sz="0" w:space="0" w:color="auto"/>
            <w:left w:val="none" w:sz="0" w:space="0" w:color="auto"/>
            <w:bottom w:val="none" w:sz="0" w:space="0" w:color="auto"/>
            <w:right w:val="none" w:sz="0" w:space="0" w:color="auto"/>
          </w:divBdr>
        </w:div>
      </w:divsChild>
    </w:div>
    <w:div w:id="1320889992">
      <w:bodyDiv w:val="1"/>
      <w:marLeft w:val="0"/>
      <w:marRight w:val="0"/>
      <w:marTop w:val="0"/>
      <w:marBottom w:val="0"/>
      <w:divBdr>
        <w:top w:val="none" w:sz="0" w:space="0" w:color="auto"/>
        <w:left w:val="none" w:sz="0" w:space="0" w:color="auto"/>
        <w:bottom w:val="none" w:sz="0" w:space="0" w:color="auto"/>
        <w:right w:val="none" w:sz="0" w:space="0" w:color="auto"/>
      </w:divBdr>
    </w:div>
    <w:div w:id="1460686004">
      <w:bodyDiv w:val="1"/>
      <w:marLeft w:val="0"/>
      <w:marRight w:val="0"/>
      <w:marTop w:val="0"/>
      <w:marBottom w:val="0"/>
      <w:divBdr>
        <w:top w:val="none" w:sz="0" w:space="0" w:color="auto"/>
        <w:left w:val="none" w:sz="0" w:space="0" w:color="auto"/>
        <w:bottom w:val="none" w:sz="0" w:space="0" w:color="auto"/>
        <w:right w:val="none" w:sz="0" w:space="0" w:color="auto"/>
      </w:divBdr>
    </w:div>
    <w:div w:id="1701929300">
      <w:bodyDiv w:val="1"/>
      <w:marLeft w:val="0"/>
      <w:marRight w:val="0"/>
      <w:marTop w:val="0"/>
      <w:marBottom w:val="0"/>
      <w:divBdr>
        <w:top w:val="none" w:sz="0" w:space="0" w:color="auto"/>
        <w:left w:val="none" w:sz="0" w:space="0" w:color="auto"/>
        <w:bottom w:val="none" w:sz="0" w:space="0" w:color="auto"/>
        <w:right w:val="none" w:sz="0" w:space="0" w:color="auto"/>
      </w:divBdr>
      <w:divsChild>
        <w:div w:id="914244519">
          <w:marLeft w:val="0"/>
          <w:marRight w:val="0"/>
          <w:marTop w:val="120"/>
          <w:marBottom w:val="0"/>
          <w:divBdr>
            <w:top w:val="none" w:sz="0" w:space="0" w:color="auto"/>
            <w:left w:val="none" w:sz="0" w:space="0" w:color="auto"/>
            <w:bottom w:val="none" w:sz="0" w:space="0" w:color="auto"/>
            <w:right w:val="none" w:sz="0" w:space="0" w:color="auto"/>
          </w:divBdr>
        </w:div>
        <w:div w:id="1602488434">
          <w:marLeft w:val="0"/>
          <w:marRight w:val="0"/>
          <w:marTop w:val="120"/>
          <w:marBottom w:val="0"/>
          <w:divBdr>
            <w:top w:val="none" w:sz="0" w:space="0" w:color="auto"/>
            <w:left w:val="none" w:sz="0" w:space="0" w:color="auto"/>
            <w:bottom w:val="none" w:sz="0" w:space="0" w:color="auto"/>
            <w:right w:val="none" w:sz="0" w:space="0" w:color="auto"/>
          </w:divBdr>
        </w:div>
        <w:div w:id="203178519">
          <w:marLeft w:val="0"/>
          <w:marRight w:val="0"/>
          <w:marTop w:val="120"/>
          <w:marBottom w:val="0"/>
          <w:divBdr>
            <w:top w:val="none" w:sz="0" w:space="0" w:color="auto"/>
            <w:left w:val="none" w:sz="0" w:space="0" w:color="auto"/>
            <w:bottom w:val="none" w:sz="0" w:space="0" w:color="auto"/>
            <w:right w:val="none" w:sz="0" w:space="0" w:color="auto"/>
          </w:divBdr>
        </w:div>
        <w:div w:id="1722249103">
          <w:marLeft w:val="0"/>
          <w:marRight w:val="0"/>
          <w:marTop w:val="120"/>
          <w:marBottom w:val="0"/>
          <w:divBdr>
            <w:top w:val="none" w:sz="0" w:space="0" w:color="auto"/>
            <w:left w:val="none" w:sz="0" w:space="0" w:color="auto"/>
            <w:bottom w:val="none" w:sz="0" w:space="0" w:color="auto"/>
            <w:right w:val="none" w:sz="0" w:space="0" w:color="auto"/>
          </w:divBdr>
        </w:div>
      </w:divsChild>
    </w:div>
    <w:div w:id="206197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avalli.lab@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7</Pages>
  <Words>2841</Words>
  <Characters>16195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Loubiere,Vincent</dc:creator>
  <cp:keywords/>
  <dc:description/>
  <cp:lastModifiedBy>Loubiere,Vincent</cp:lastModifiedBy>
  <cp:revision>20</cp:revision>
  <dcterms:created xsi:type="dcterms:W3CDTF">2025-09-11T13:42:00Z</dcterms:created>
  <dcterms:modified xsi:type="dcterms:W3CDTF">2025-09-24T07:45:00Z</dcterms:modified>
</cp:coreProperties>
</file>